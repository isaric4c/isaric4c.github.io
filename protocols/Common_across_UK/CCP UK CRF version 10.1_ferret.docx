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D2BB9" w14:textId="75B828A6" w:rsidR="007341CD" w:rsidRDefault="00CB4CE9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  <w:r w:rsidRPr="005F0C16">
        <w:rPr>
          <w:rFonts w:ascii="Arial" w:hAnsi="Arial" w:cs="Arial"/>
          <w:noProof/>
          <w:color w:val="000000"/>
          <w:sz w:val="15"/>
        </w:rPr>
        <w:drawing>
          <wp:anchor distT="0" distB="0" distL="114300" distR="114300" simplePos="0" relativeHeight="251659264" behindDoc="1" locked="0" layoutInCell="1" allowOverlap="1" wp14:anchorId="18EE25F1" wp14:editId="41B30D56">
            <wp:simplePos x="0" y="0"/>
            <wp:positionH relativeFrom="column">
              <wp:posOffset>28575</wp:posOffset>
            </wp:positionH>
            <wp:positionV relativeFrom="paragraph">
              <wp:posOffset>59690</wp:posOffset>
            </wp:positionV>
            <wp:extent cx="1715770" cy="535305"/>
            <wp:effectExtent l="0" t="0" r="0" b="0"/>
            <wp:wrapTight wrapText="bothSides">
              <wp:wrapPolygon edited="0">
                <wp:start x="0" y="0"/>
                <wp:lineTo x="0" y="20754"/>
                <wp:lineTo x="21344" y="20754"/>
                <wp:lineTo x="21344" y="0"/>
                <wp:lineTo x="0" y="0"/>
              </wp:wrapPolygon>
            </wp:wrapTight>
            <wp:docPr id="1" name="Picture 1" descr="http://prognosis.org/isaric/images/WHO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ariclogo" descr="http://prognosis.org/isaric/images/WHO_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53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1312" behindDoc="1" locked="0" layoutInCell="1" allowOverlap="1" wp14:anchorId="73250CDD" wp14:editId="4686FCAE">
            <wp:simplePos x="0" y="0"/>
            <wp:positionH relativeFrom="margin">
              <wp:posOffset>2047240</wp:posOffset>
            </wp:positionH>
            <wp:positionV relativeFrom="paragraph">
              <wp:posOffset>0</wp:posOffset>
            </wp:positionV>
            <wp:extent cx="1237615" cy="624205"/>
            <wp:effectExtent l="0" t="0" r="635" b="4445"/>
            <wp:wrapTight wrapText="bothSides">
              <wp:wrapPolygon edited="0">
                <wp:start x="0" y="0"/>
                <wp:lineTo x="0" y="21095"/>
                <wp:lineTo x="21279" y="21095"/>
                <wp:lineTo x="21279" y="0"/>
                <wp:lineTo x="0" y="0"/>
              </wp:wrapPolygon>
            </wp:wrapTight>
            <wp:docPr id="1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8F749" w14:textId="71491575" w:rsidR="007341CD" w:rsidRDefault="007341CD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</w:p>
    <w:p w14:paraId="482BE195" w14:textId="0E874D22" w:rsidR="009D5889" w:rsidRPr="007E518E" w:rsidRDefault="009D5889" w:rsidP="0091070B">
      <w:pPr>
        <w:spacing w:before="120" w:after="60"/>
        <w:rPr>
          <w:rFonts w:asciiTheme="minorHAnsi" w:hAnsiTheme="minorHAnsi" w:cstheme="minorHAnsi"/>
          <w:b/>
          <w:sz w:val="28"/>
          <w:szCs w:val="28"/>
        </w:rPr>
      </w:pPr>
      <w:bookmarkStart w:id="0" w:name="_Hlk50130483"/>
      <w:r w:rsidRPr="00E86BD3">
        <w:rPr>
          <w:rFonts w:asciiTheme="minorHAnsi" w:hAnsiTheme="minorHAnsi" w:cstheme="minorHAnsi"/>
          <w:b/>
          <w:sz w:val="28"/>
        </w:rPr>
        <w:t>ISARIC</w:t>
      </w:r>
      <w:r w:rsidR="00945984">
        <w:rPr>
          <w:rFonts w:asciiTheme="minorHAnsi" w:hAnsiTheme="minorHAnsi" w:cstheme="minorHAnsi"/>
          <w:b/>
          <w:sz w:val="28"/>
        </w:rPr>
        <w:t xml:space="preserve"> </w:t>
      </w:r>
      <w:r w:rsidRPr="00E86BD3">
        <w:rPr>
          <w:rFonts w:asciiTheme="minorHAnsi" w:hAnsiTheme="minorHAnsi" w:cstheme="minorHAnsi"/>
          <w:b/>
          <w:sz w:val="28"/>
        </w:rPr>
        <w:t>WHO Clinical Characterisation Protocol for Severe Emerging Infections</w:t>
      </w:r>
      <w:r w:rsidR="00A81C5F" w:rsidRPr="00E86BD3">
        <w:rPr>
          <w:rFonts w:asciiTheme="minorHAnsi" w:hAnsiTheme="minorHAnsi" w:cstheme="minorHAnsi"/>
          <w:b/>
          <w:sz w:val="28"/>
        </w:rPr>
        <w:t xml:space="preserve"> </w:t>
      </w:r>
      <w:r w:rsidR="00EA6A61">
        <w:rPr>
          <w:rFonts w:asciiTheme="minorHAnsi" w:hAnsiTheme="minorHAnsi" w:cstheme="minorHAnsi"/>
          <w:b/>
          <w:sz w:val="28"/>
        </w:rPr>
        <w:t>UK</w:t>
      </w:r>
      <w:r w:rsidR="00E340BE">
        <w:rPr>
          <w:rFonts w:asciiTheme="minorHAnsi" w:hAnsiTheme="minorHAnsi" w:cstheme="minorHAnsi"/>
          <w:b/>
          <w:sz w:val="28"/>
        </w:rPr>
        <w:t xml:space="preserve"> </w:t>
      </w:r>
      <w:r w:rsidR="007E0975">
        <w:rPr>
          <w:rFonts w:asciiTheme="minorHAnsi" w:hAnsiTheme="minorHAnsi" w:cstheme="minorHAnsi"/>
          <w:b/>
          <w:sz w:val="28"/>
        </w:rPr>
        <w:t>(</w:t>
      </w:r>
      <w:r w:rsidR="00E44434">
        <w:rPr>
          <w:rFonts w:asciiTheme="minorHAnsi" w:hAnsiTheme="minorHAnsi" w:cstheme="minorHAnsi"/>
          <w:b/>
          <w:sz w:val="28"/>
        </w:rPr>
        <w:t>CCP</w:t>
      </w:r>
      <w:r w:rsidR="007E0975">
        <w:rPr>
          <w:rFonts w:asciiTheme="minorHAnsi" w:hAnsiTheme="minorHAnsi" w:cstheme="minorHAnsi"/>
          <w:b/>
          <w:sz w:val="28"/>
          <w:szCs w:val="28"/>
        </w:rPr>
        <w:t>-UK)</w:t>
      </w:r>
      <w:r w:rsidR="00B66F4C">
        <w:rPr>
          <w:rFonts w:asciiTheme="minorHAnsi" w:hAnsiTheme="minorHAnsi" w:cstheme="minorHAnsi"/>
          <w:b/>
          <w:sz w:val="28"/>
          <w:szCs w:val="28"/>
        </w:rPr>
        <w:br/>
      </w:r>
      <w:r w:rsidR="00E340BE">
        <w:rPr>
          <w:rFonts w:asciiTheme="minorHAnsi" w:hAnsiTheme="minorHAnsi" w:cstheme="minorHAnsi"/>
          <w:b/>
          <w:sz w:val="28"/>
          <w:szCs w:val="28"/>
        </w:rPr>
        <w:t>CASE REPORT FORM</w:t>
      </w:r>
      <w:r w:rsidR="00A259AF">
        <w:rPr>
          <w:rFonts w:asciiTheme="minorHAnsi" w:hAnsiTheme="minorHAnsi" w:cstheme="minorHAnsi"/>
          <w:b/>
          <w:sz w:val="28"/>
          <w:szCs w:val="28"/>
        </w:rPr>
        <w:t xml:space="preserve"> GUIDANCE</w:t>
      </w:r>
      <w:r w:rsidR="007E518E" w:rsidRPr="007E518E">
        <w:rPr>
          <w:rFonts w:asciiTheme="minorHAnsi" w:hAnsiTheme="minorHAnsi" w:cstheme="minorHAnsi"/>
          <w:b/>
          <w:sz w:val="28"/>
          <w:szCs w:val="28"/>
        </w:rPr>
        <w:tab/>
      </w:r>
      <w:r w:rsidR="007E518E" w:rsidRPr="007E518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7E518E">
        <w:rPr>
          <w:rFonts w:asciiTheme="minorHAnsi" w:hAnsiTheme="minorHAnsi" w:cstheme="minorHAnsi"/>
          <w:b/>
          <w:sz w:val="28"/>
          <w:szCs w:val="28"/>
        </w:rPr>
        <w:tab/>
      </w:r>
      <w:r w:rsidR="00113120">
        <w:rPr>
          <w:rFonts w:asciiTheme="minorHAnsi" w:hAnsiTheme="minorHAnsi" w:cstheme="minorHAnsi"/>
          <w:b/>
          <w:sz w:val="28"/>
          <w:szCs w:val="28"/>
        </w:rPr>
        <w:t xml:space="preserve">     </w:t>
      </w:r>
      <w:r w:rsidR="007E518E"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 w:rsidR="007903B1">
        <w:rPr>
          <w:rFonts w:asciiTheme="minorHAnsi" w:hAnsiTheme="minorHAnsi" w:cstheme="minorHAnsi"/>
          <w:b/>
          <w:sz w:val="28"/>
          <w:szCs w:val="28"/>
        </w:rPr>
        <w:t xml:space="preserve"> 1 of </w:t>
      </w:r>
      <w:r w:rsidR="000B282C">
        <w:rPr>
          <w:rFonts w:asciiTheme="minorHAnsi" w:hAnsiTheme="minorHAnsi" w:cstheme="minorHAnsi"/>
          <w:b/>
          <w:sz w:val="28"/>
          <w:szCs w:val="28"/>
        </w:rPr>
        <w:t>4</w:t>
      </w:r>
    </w:p>
    <w:p w14:paraId="6A35F26E" w14:textId="0114C0A0" w:rsidR="009D5889" w:rsidRPr="002768B0" w:rsidRDefault="00DF2FDC" w:rsidP="005A6488">
      <w:pPr>
        <w:spacing w:before="120" w:after="60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V10</w:t>
      </w:r>
      <w:r w:rsidR="00DE1E41">
        <w:rPr>
          <w:rFonts w:asciiTheme="minorHAnsi" w:hAnsiTheme="minorHAnsi" w:cstheme="minorHAnsi"/>
          <w:b/>
          <w:bCs/>
          <w:u w:val="single"/>
        </w:rPr>
        <w:t>.1</w:t>
      </w:r>
      <w:r w:rsidR="00380B30">
        <w:rPr>
          <w:rFonts w:asciiTheme="minorHAnsi" w:hAnsiTheme="minorHAnsi" w:cstheme="minorHAnsi"/>
          <w:b/>
          <w:bCs/>
          <w:u w:val="single"/>
        </w:rPr>
        <w:t xml:space="preserve"> </w:t>
      </w:r>
      <w:r w:rsidR="00337C80">
        <w:rPr>
          <w:rFonts w:asciiTheme="minorHAnsi" w:hAnsiTheme="minorHAnsi" w:cstheme="minorHAnsi"/>
          <w:b/>
          <w:bCs/>
          <w:u w:val="single"/>
        </w:rPr>
        <w:t>0</w:t>
      </w:r>
      <w:r w:rsidR="001411AD">
        <w:rPr>
          <w:rFonts w:asciiTheme="minorHAnsi" w:hAnsiTheme="minorHAnsi" w:cstheme="minorHAnsi"/>
          <w:b/>
          <w:bCs/>
          <w:u w:val="single"/>
        </w:rPr>
        <w:t>6</w:t>
      </w:r>
      <w:r w:rsidR="00337C80">
        <w:rPr>
          <w:rFonts w:asciiTheme="minorHAnsi" w:hAnsiTheme="minorHAnsi" w:cstheme="minorHAnsi"/>
          <w:b/>
          <w:bCs/>
          <w:u w:val="single"/>
        </w:rPr>
        <w:t>/05/2021</w:t>
      </w:r>
    </w:p>
    <w:p w14:paraId="2459460B" w14:textId="5BE27472" w:rsidR="009D5889" w:rsidRPr="00471CAC" w:rsidRDefault="009D5889" w:rsidP="008D678C">
      <w:pPr>
        <w:spacing w:after="60" w:line="288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DESIGN OF TH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E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CCP</w:t>
      </w:r>
      <w:r w:rsidR="008E6943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-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UK 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CASE 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REPORT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FORM (CRF)</w:t>
      </w:r>
    </w:p>
    <w:p w14:paraId="2DB146AA" w14:textId="4DE698C0" w:rsidR="001D7EB6" w:rsidRPr="00471CAC" w:rsidRDefault="00766AE4" w:rsidP="001D7EB6">
      <w:pPr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>Th</w:t>
      </w:r>
      <w:r w:rsidR="00DA5971" w:rsidRPr="00471CAC">
        <w:rPr>
          <w:rFonts w:asciiTheme="minorHAnsi" w:hAnsiTheme="minorHAnsi" w:cstheme="minorHAnsi"/>
          <w:sz w:val="22"/>
          <w:szCs w:val="22"/>
        </w:rPr>
        <w:t xml:space="preserve">is </w:t>
      </w:r>
      <w:r w:rsidR="007C40D8" w:rsidRPr="00471CAC">
        <w:rPr>
          <w:rFonts w:asciiTheme="minorHAnsi" w:hAnsiTheme="minorHAnsi" w:cstheme="minorHAnsi"/>
          <w:sz w:val="22"/>
          <w:szCs w:val="22"/>
        </w:rPr>
        <w:t>CRF</w:t>
      </w:r>
      <w:r w:rsidR="00DA5971" w:rsidRPr="00471CAC">
        <w:rPr>
          <w:rFonts w:asciiTheme="minorHAnsi" w:hAnsiTheme="minorHAnsi" w:cstheme="minorHAnsi"/>
          <w:sz w:val="22"/>
          <w:szCs w:val="22"/>
        </w:rPr>
        <w:t xml:space="preserve"> is divided into </w:t>
      </w:r>
      <w:r w:rsidR="00DB3633" w:rsidRPr="00471CAC">
        <w:rPr>
          <w:rFonts w:asciiTheme="minorHAnsi" w:hAnsiTheme="minorHAnsi" w:cstheme="minorHAnsi"/>
          <w:sz w:val="22"/>
          <w:szCs w:val="22"/>
        </w:rPr>
        <w:t>a “</w:t>
      </w:r>
      <w:r w:rsidR="00713B33" w:rsidRPr="00471CAC">
        <w:rPr>
          <w:rFonts w:asciiTheme="minorHAnsi" w:hAnsiTheme="minorHAnsi" w:cstheme="minorHAnsi"/>
          <w:b/>
          <w:bCs/>
          <w:sz w:val="22"/>
          <w:szCs w:val="22"/>
        </w:rPr>
        <w:t>ADMISSION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” </w:t>
      </w:r>
      <w:r w:rsidR="00E31DFE" w:rsidRPr="00471CAC">
        <w:rPr>
          <w:rFonts w:asciiTheme="minorHAnsi" w:hAnsiTheme="minorHAnsi" w:cstheme="minorHAnsi"/>
          <w:sz w:val="22"/>
          <w:szCs w:val="22"/>
        </w:rPr>
        <w:t xml:space="preserve">form </w:t>
      </w:r>
      <w:r w:rsidR="00AD2AAA" w:rsidRPr="00471CAC">
        <w:rPr>
          <w:rFonts w:asciiTheme="minorHAnsi" w:hAnsiTheme="minorHAnsi" w:cstheme="minorHAnsi"/>
          <w:sz w:val="22"/>
          <w:szCs w:val="22"/>
        </w:rPr>
        <w:t>(</w:t>
      </w:r>
      <w:r w:rsidR="003B7951" w:rsidRPr="00471CAC">
        <w:rPr>
          <w:rFonts w:asciiTheme="minorHAnsi" w:hAnsiTheme="minorHAnsi" w:cstheme="minorHAnsi"/>
          <w:sz w:val="22"/>
          <w:szCs w:val="22"/>
        </w:rPr>
        <w:t>4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pages)</w:t>
      </w:r>
      <w:r w:rsidR="00383A83" w:rsidRPr="00471CAC">
        <w:rPr>
          <w:rFonts w:asciiTheme="minorHAnsi" w:hAnsiTheme="minorHAnsi" w:cstheme="minorHAnsi"/>
          <w:sz w:val="22"/>
          <w:szCs w:val="22"/>
        </w:rPr>
        <w:t xml:space="preserve">, </w:t>
      </w:r>
      <w:r w:rsidR="00E31DFE" w:rsidRPr="00471CAC">
        <w:rPr>
          <w:rFonts w:asciiTheme="minorHAnsi" w:hAnsiTheme="minorHAnsi" w:cstheme="minorHAnsi"/>
          <w:sz w:val="22"/>
          <w:szCs w:val="22"/>
        </w:rPr>
        <w:t>a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 “</w:t>
      </w:r>
      <w:r w:rsidR="00DB3633" w:rsidRPr="00471CAC">
        <w:rPr>
          <w:rFonts w:asciiTheme="minorHAnsi" w:hAnsiTheme="minorHAnsi" w:cstheme="minorHAnsi"/>
          <w:b/>
          <w:bCs/>
          <w:sz w:val="22"/>
          <w:szCs w:val="22"/>
        </w:rPr>
        <w:t>DAILY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” </w:t>
      </w:r>
      <w:r w:rsidR="006E6147" w:rsidRPr="00471CAC">
        <w:rPr>
          <w:rFonts w:asciiTheme="minorHAnsi" w:hAnsiTheme="minorHAnsi" w:cstheme="minorHAnsi"/>
          <w:sz w:val="22"/>
          <w:szCs w:val="22"/>
        </w:rPr>
        <w:t xml:space="preserve">form </w:t>
      </w:r>
      <w:r w:rsidR="002F7E4E" w:rsidRPr="00471CAC">
        <w:rPr>
          <w:rFonts w:asciiTheme="minorHAnsi" w:hAnsiTheme="minorHAnsi" w:cstheme="minorHAnsi"/>
          <w:sz w:val="22"/>
          <w:szCs w:val="22"/>
        </w:rPr>
        <w:t>(</w:t>
      </w:r>
      <w:r w:rsidR="00901595">
        <w:rPr>
          <w:rFonts w:asciiTheme="minorHAnsi" w:hAnsiTheme="minorHAnsi" w:cstheme="minorHAnsi"/>
          <w:sz w:val="22"/>
          <w:szCs w:val="22"/>
        </w:rPr>
        <w:t>1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page</w:t>
      </w:r>
      <w:r w:rsidR="0034589F" w:rsidRPr="00471CAC">
        <w:rPr>
          <w:rFonts w:asciiTheme="minorHAnsi" w:hAnsiTheme="minorHAnsi" w:cstheme="minorHAnsi"/>
          <w:sz w:val="22"/>
          <w:szCs w:val="22"/>
        </w:rPr>
        <w:t>s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) 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for daily </w:t>
      </w:r>
      <w:r w:rsidR="00DE5FC1" w:rsidRPr="00471CAC">
        <w:rPr>
          <w:rFonts w:asciiTheme="minorHAnsi" w:hAnsiTheme="minorHAnsi" w:cstheme="minorHAnsi"/>
          <w:sz w:val="22"/>
          <w:szCs w:val="22"/>
        </w:rPr>
        <w:t xml:space="preserve">clinical and </w:t>
      </w:r>
      <w:r w:rsidR="00DB3633" w:rsidRPr="00471CAC">
        <w:rPr>
          <w:rFonts w:asciiTheme="minorHAnsi" w:hAnsiTheme="minorHAnsi" w:cstheme="minorHAnsi"/>
          <w:sz w:val="22"/>
          <w:szCs w:val="22"/>
        </w:rPr>
        <w:t>laboratory and data</w:t>
      </w:r>
      <w:r w:rsidR="00383A83" w:rsidRPr="00471CAC">
        <w:rPr>
          <w:rFonts w:asciiTheme="minorHAnsi" w:hAnsiTheme="minorHAnsi" w:cstheme="minorHAnsi"/>
          <w:sz w:val="22"/>
          <w:szCs w:val="22"/>
        </w:rPr>
        <w:t>, an “</w:t>
      </w:r>
      <w:r w:rsidR="00383A83" w:rsidRPr="00471CAC">
        <w:rPr>
          <w:rFonts w:asciiTheme="minorHAnsi" w:hAnsiTheme="minorHAnsi" w:cstheme="minorHAnsi"/>
          <w:b/>
          <w:bCs/>
          <w:sz w:val="22"/>
          <w:szCs w:val="22"/>
        </w:rPr>
        <w:t>OUTCOME</w:t>
      </w:r>
      <w:r w:rsidR="00383A83" w:rsidRPr="00471CAC">
        <w:rPr>
          <w:rFonts w:asciiTheme="minorHAnsi" w:hAnsiTheme="minorHAnsi" w:cstheme="minorHAnsi"/>
          <w:sz w:val="22"/>
          <w:szCs w:val="22"/>
        </w:rPr>
        <w:t>” form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(</w:t>
      </w:r>
      <w:r w:rsidR="00901595">
        <w:rPr>
          <w:rFonts w:asciiTheme="minorHAnsi" w:hAnsiTheme="minorHAnsi" w:cstheme="minorHAnsi"/>
          <w:sz w:val="22"/>
          <w:szCs w:val="22"/>
        </w:rPr>
        <w:t>4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pages)</w:t>
      </w:r>
      <w:r w:rsidR="003C5E09" w:rsidRPr="00471CAC">
        <w:rPr>
          <w:rFonts w:asciiTheme="minorHAnsi" w:hAnsiTheme="minorHAnsi" w:cstheme="minorHAnsi"/>
          <w:sz w:val="22"/>
          <w:szCs w:val="22"/>
        </w:rPr>
        <w:t xml:space="preserve"> and a</w:t>
      </w:r>
      <w:r w:rsidR="00AE7191"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="003C5E09" w:rsidRPr="00471CAC">
        <w:rPr>
          <w:rFonts w:asciiTheme="minorHAnsi" w:hAnsiTheme="minorHAnsi" w:cstheme="minorHAnsi"/>
          <w:b/>
          <w:bCs/>
          <w:sz w:val="22"/>
          <w:szCs w:val="22"/>
        </w:rPr>
        <w:t>“</w:t>
      </w:r>
      <w:r w:rsidR="00AE7191" w:rsidRPr="00471CAC">
        <w:rPr>
          <w:rFonts w:asciiTheme="minorHAnsi" w:hAnsiTheme="minorHAnsi" w:cstheme="minorHAnsi"/>
          <w:b/>
          <w:bCs/>
          <w:sz w:val="22"/>
          <w:szCs w:val="22"/>
        </w:rPr>
        <w:t>WITHDRAWAL</w:t>
      </w:r>
      <w:r w:rsidR="003C5E09" w:rsidRPr="00471CAC">
        <w:rPr>
          <w:rFonts w:asciiTheme="minorHAnsi" w:hAnsiTheme="minorHAnsi" w:cstheme="minorHAnsi"/>
          <w:b/>
          <w:bCs/>
          <w:sz w:val="22"/>
          <w:szCs w:val="22"/>
        </w:rPr>
        <w:t>”</w:t>
      </w:r>
      <w:r w:rsidR="00AE7191" w:rsidRPr="00471CAC">
        <w:rPr>
          <w:rFonts w:asciiTheme="minorHAnsi" w:hAnsiTheme="minorHAnsi" w:cstheme="minorHAnsi"/>
          <w:sz w:val="22"/>
          <w:szCs w:val="22"/>
        </w:rPr>
        <w:t xml:space="preserve"> form (1 page)</w:t>
      </w:r>
      <w:r w:rsidR="003C5E09" w:rsidRPr="00471CAC">
        <w:rPr>
          <w:rFonts w:asciiTheme="minorHAnsi" w:hAnsiTheme="minorHAnsi" w:cstheme="minorHAnsi"/>
          <w:sz w:val="22"/>
          <w:szCs w:val="22"/>
        </w:rPr>
        <w:t>.</w:t>
      </w:r>
    </w:p>
    <w:p w14:paraId="462C5D85" w14:textId="67F1EFF4" w:rsidR="00B7239C" w:rsidRPr="00471CAC" w:rsidRDefault="00B7239C" w:rsidP="001237A0">
      <w:pPr>
        <w:spacing w:before="12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HOW TO USE THIS CRF</w:t>
      </w:r>
    </w:p>
    <w:p w14:paraId="22F4FF73" w14:textId="227EDFFC" w:rsidR="001D7EB6" w:rsidRPr="00471CAC" w:rsidRDefault="0038112B" w:rsidP="001237A0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The CRF is designed to </w:t>
      </w:r>
      <w:r w:rsidR="00612E09" w:rsidRPr="00471CAC">
        <w:rPr>
          <w:rFonts w:asciiTheme="minorHAnsi" w:hAnsiTheme="minorHAnsi" w:cstheme="minorHAnsi"/>
          <w:sz w:val="22"/>
          <w:szCs w:val="22"/>
        </w:rPr>
        <w:t>complement</w:t>
      </w:r>
      <w:r w:rsidRPr="00471CAC">
        <w:rPr>
          <w:rFonts w:asciiTheme="minorHAnsi" w:hAnsiTheme="minorHAnsi" w:cstheme="minorHAnsi"/>
          <w:sz w:val="22"/>
          <w:szCs w:val="22"/>
        </w:rPr>
        <w:t xml:space="preserve"> the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 xml:space="preserve">Tier </w:t>
      </w:r>
      <w:r w:rsidRPr="00471CAC">
        <w:rPr>
          <w:rFonts w:asciiTheme="minorHAnsi" w:hAnsiTheme="minorHAnsi" w:cstheme="minorHAnsi"/>
          <w:sz w:val="22"/>
          <w:szCs w:val="22"/>
        </w:rPr>
        <w:t>of activity that a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site</w:t>
      </w:r>
      <w:r w:rsidRPr="00471CAC">
        <w:rPr>
          <w:rFonts w:asciiTheme="minorHAnsi" w:hAnsiTheme="minorHAnsi" w:cstheme="minorHAnsi"/>
          <w:sz w:val="22"/>
          <w:szCs w:val="22"/>
        </w:rPr>
        <w:t xml:space="preserve"> has capacity and capability to work to.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Pr="00471CAC">
        <w:rPr>
          <w:rFonts w:asciiTheme="minorHAnsi" w:hAnsiTheme="minorHAnsi" w:cstheme="minorHAnsi"/>
          <w:sz w:val="22"/>
          <w:szCs w:val="22"/>
        </w:rPr>
        <w:t>This is likely to vary over the course of an outbreak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. 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The decision on which </w:t>
      </w:r>
      <w:r w:rsidR="00612E09" w:rsidRPr="00471CAC">
        <w:rPr>
          <w:rFonts w:asciiTheme="minorHAnsi" w:hAnsiTheme="minorHAnsi" w:cstheme="minorHAnsi"/>
          <w:b/>
          <w:bCs/>
          <w:sz w:val="22"/>
          <w:szCs w:val="22"/>
        </w:rPr>
        <w:t>T</w:t>
      </w:r>
      <w:r w:rsidR="00F10F5B" w:rsidRPr="00471CAC">
        <w:rPr>
          <w:rFonts w:asciiTheme="minorHAnsi" w:hAnsiTheme="minorHAnsi" w:cstheme="minorHAnsi"/>
          <w:b/>
          <w:bCs/>
          <w:sz w:val="22"/>
          <w:szCs w:val="22"/>
        </w:rPr>
        <w:t>ier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 to use is up to the Local Principal Investigator.</w:t>
      </w:r>
    </w:p>
    <w:p w14:paraId="1D39A146" w14:textId="77777777" w:rsidR="00962E2A" w:rsidRPr="00471CAC" w:rsidRDefault="009E42C9" w:rsidP="001237A0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Data can be collected as Tier Zero activity </w:t>
      </w:r>
      <w:r w:rsidR="002C705E" w:rsidRPr="00471CAC">
        <w:rPr>
          <w:rFonts w:asciiTheme="minorHAnsi" w:hAnsiTheme="minorHAnsi" w:cstheme="minorHAnsi"/>
          <w:sz w:val="22"/>
          <w:szCs w:val="22"/>
        </w:rPr>
        <w:t xml:space="preserve">without </w:t>
      </w:r>
      <w:r w:rsidR="00EA03E4" w:rsidRPr="00471CAC">
        <w:rPr>
          <w:rFonts w:asciiTheme="minorHAnsi" w:hAnsiTheme="minorHAnsi" w:cstheme="minorHAnsi"/>
          <w:sz w:val="22"/>
          <w:szCs w:val="22"/>
        </w:rPr>
        <w:t>consent including retrospectively and from deceased</w:t>
      </w:r>
      <w:r w:rsidR="002815B5"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="00EA03E4" w:rsidRPr="00471CAC">
        <w:rPr>
          <w:rFonts w:asciiTheme="minorHAnsi" w:hAnsiTheme="minorHAnsi" w:cstheme="minorHAnsi"/>
          <w:sz w:val="22"/>
          <w:szCs w:val="22"/>
        </w:rPr>
        <w:t>cases.</w:t>
      </w:r>
    </w:p>
    <w:p w14:paraId="65EDCAC3" w14:textId="3DB32906" w:rsidR="002815B5" w:rsidRPr="00471CAC" w:rsidRDefault="002815B5" w:rsidP="001237A0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3A8F55A" w14:textId="1D8326A4" w:rsidR="00C76F1F" w:rsidRPr="00337C80" w:rsidRDefault="00C76F1F" w:rsidP="001237A0">
      <w:pPr>
        <w:spacing w:before="60"/>
        <w:rPr>
          <w:rFonts w:asciiTheme="minorHAnsi" w:hAnsiTheme="minorHAnsi" w:cstheme="minorHAnsi"/>
          <w:b/>
          <w:bCs/>
          <w:sz w:val="22"/>
          <w:szCs w:val="22"/>
        </w:rPr>
      </w:pPr>
      <w:r w:rsidRPr="00337C80">
        <w:rPr>
          <w:rFonts w:asciiTheme="minorHAnsi" w:hAnsiTheme="minorHAnsi" w:cstheme="minorHAnsi"/>
          <w:b/>
          <w:bCs/>
          <w:sz w:val="22"/>
          <w:szCs w:val="22"/>
        </w:rPr>
        <w:t xml:space="preserve">IMPORTANT CHANGES </w:t>
      </w:r>
      <w:r w:rsidR="00E0172C" w:rsidRPr="00337C80">
        <w:rPr>
          <w:rFonts w:asciiTheme="minorHAnsi" w:hAnsiTheme="minorHAnsi" w:cstheme="minorHAnsi"/>
          <w:b/>
          <w:bCs/>
          <w:sz w:val="22"/>
          <w:szCs w:val="22"/>
        </w:rPr>
        <w:t>1</w:t>
      </w:r>
      <w:r w:rsidR="00E0172C" w:rsidRPr="00337C80">
        <w:rPr>
          <w:rFonts w:asciiTheme="minorHAnsi" w:hAnsiTheme="minorHAnsi" w:cstheme="minorHAnsi"/>
          <w:b/>
          <w:bCs/>
          <w:sz w:val="22"/>
          <w:szCs w:val="22"/>
          <w:vertAlign w:val="superscript"/>
        </w:rPr>
        <w:t>st</w:t>
      </w:r>
      <w:r w:rsidR="00E0172C" w:rsidRPr="00337C80">
        <w:rPr>
          <w:rFonts w:asciiTheme="minorHAnsi" w:hAnsiTheme="minorHAnsi" w:cstheme="minorHAnsi"/>
          <w:b/>
          <w:bCs/>
          <w:sz w:val="22"/>
          <w:szCs w:val="22"/>
        </w:rPr>
        <w:t xml:space="preserve"> MAY 2021 UNTILL NEXT NOTICE: </w:t>
      </w:r>
    </w:p>
    <w:p w14:paraId="5AE9A11C" w14:textId="77777777" w:rsidR="00DE1E41" w:rsidRPr="00337C80" w:rsidRDefault="00DE1E41" w:rsidP="00D32862">
      <w:pPr>
        <w:spacing w:before="60"/>
        <w:rPr>
          <w:rFonts w:asciiTheme="minorHAnsi" w:hAnsiTheme="minorHAnsi" w:cstheme="minorHAnsi"/>
          <w:b/>
          <w:bCs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709"/>
        <w:gridCol w:w="9781"/>
      </w:tblGrid>
      <w:tr w:rsidR="00484D6E" w:rsidRPr="00337C80" w14:paraId="1CACC74A" w14:textId="77777777" w:rsidTr="00BF4BE4">
        <w:trPr>
          <w:trHeight w:val="1165"/>
        </w:trPr>
        <w:tc>
          <w:tcPr>
            <w:tcW w:w="709" w:type="dxa"/>
          </w:tcPr>
          <w:p w14:paraId="6EA86735" w14:textId="7129B8E8" w:rsidR="00484D6E" w:rsidRPr="00337C80" w:rsidRDefault="00484D6E" w:rsidP="00484D6E">
            <w:pPr>
              <w:spacing w:before="120" w:after="120" w:line="288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Tier Zero</w:t>
            </w:r>
            <w:r w:rsidR="001D7A05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sites </w:t>
            </w:r>
          </w:p>
        </w:tc>
        <w:tc>
          <w:tcPr>
            <w:tcW w:w="9781" w:type="dxa"/>
          </w:tcPr>
          <w:p w14:paraId="7FBB70F8" w14:textId="7494BADD" w:rsidR="00484D6E" w:rsidRPr="00337C80" w:rsidRDefault="00E0172C" w:rsidP="007D2D9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sz w:val="22"/>
                <w:szCs w:val="22"/>
              </w:rPr>
              <w:t>Please enrol all cases for admissions who are proven positive (positive test) with COVID-19/ SARS-COV-2</w:t>
            </w:r>
            <w:r w:rsidR="00675EA4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DB798C">
              <w:rPr>
                <w:rFonts w:asciiTheme="minorHAnsi" w:hAnsiTheme="minorHAnsi" w:cstheme="minorHAnsi"/>
                <w:sz w:val="22"/>
                <w:szCs w:val="22"/>
              </w:rPr>
              <w:t xml:space="preserve">and </w:t>
            </w:r>
            <w:r w:rsidR="00DB798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any </w:t>
            </w:r>
            <w:r w:rsidR="00DB798C" w:rsidRPr="00DB798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pathogen of Public Health Interest as notified by a public health agency (PHE, PHS, or HSA)</w:t>
            </w:r>
          </w:p>
          <w:p w14:paraId="4873A59C" w14:textId="17A52FB6" w:rsidR="00E0172C" w:rsidRPr="00337C80" w:rsidRDefault="00E0172C" w:rsidP="007D2D98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1135BD7" w14:textId="579CD67F" w:rsidR="00E0172C" w:rsidRPr="00337C80" w:rsidRDefault="00E0172C" w:rsidP="00E0172C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 w:rsidRPr="00337C80">
              <w:rPr>
                <w:rFonts w:cstheme="minorHAnsi"/>
              </w:rPr>
              <w:t xml:space="preserve">Please enrol all </w:t>
            </w:r>
            <w:r w:rsidR="00DE590B" w:rsidRPr="00337C80">
              <w:rPr>
                <w:rFonts w:cstheme="minorHAnsi"/>
              </w:rPr>
              <w:t>admission on and after 1</w:t>
            </w:r>
            <w:r w:rsidR="00DE590B" w:rsidRPr="00337C80">
              <w:rPr>
                <w:rFonts w:cstheme="minorHAnsi"/>
                <w:vertAlign w:val="superscript"/>
              </w:rPr>
              <w:t>st</w:t>
            </w:r>
            <w:r w:rsidR="00DE590B" w:rsidRPr="00337C80">
              <w:rPr>
                <w:rFonts w:cstheme="minorHAnsi"/>
              </w:rPr>
              <w:t xml:space="preserve"> </w:t>
            </w:r>
            <w:r w:rsidR="00E412F1">
              <w:rPr>
                <w:rFonts w:cstheme="minorHAnsi"/>
              </w:rPr>
              <w:t xml:space="preserve">May </w:t>
            </w:r>
            <w:r w:rsidR="00DE590B" w:rsidRPr="00337C80">
              <w:rPr>
                <w:rFonts w:cstheme="minorHAnsi"/>
              </w:rPr>
              <w:t>until next notice.</w:t>
            </w:r>
          </w:p>
          <w:p w14:paraId="236D8BA0" w14:textId="77777777" w:rsidR="00E0172C" w:rsidRPr="00337C80" w:rsidRDefault="00E0172C" w:rsidP="00FB3193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 w:rsidRPr="00337C80">
              <w:rPr>
                <w:rFonts w:cstheme="minorHAnsi"/>
              </w:rPr>
              <w:t xml:space="preserve">Please complete the </w:t>
            </w:r>
            <w:r w:rsidRPr="00337C80">
              <w:rPr>
                <w:rFonts w:cstheme="minorHAnsi"/>
                <w:b/>
                <w:bCs/>
              </w:rPr>
              <w:t>ADMISSION CRF</w:t>
            </w:r>
            <w:r w:rsidRPr="00337C80">
              <w:rPr>
                <w:rFonts w:cstheme="minorHAnsi"/>
              </w:rPr>
              <w:t xml:space="preserve"> and </w:t>
            </w:r>
            <w:r w:rsidRPr="00337C80">
              <w:rPr>
                <w:rFonts w:cstheme="minorHAnsi"/>
                <w:b/>
                <w:bCs/>
              </w:rPr>
              <w:t>DAILY CRF</w:t>
            </w:r>
            <w:r w:rsidRPr="00337C80">
              <w:rPr>
                <w:rFonts w:cstheme="minorHAnsi"/>
              </w:rPr>
              <w:t xml:space="preserve"> for the first day of hospital admission (day 1), the </w:t>
            </w:r>
            <w:r w:rsidRPr="00337C80">
              <w:rPr>
                <w:rFonts w:cstheme="minorHAnsi"/>
                <w:b/>
                <w:bCs/>
              </w:rPr>
              <w:t>DAILY CRF</w:t>
            </w:r>
            <w:r w:rsidRPr="00337C80">
              <w:rPr>
                <w:rFonts w:cstheme="minorHAnsi"/>
              </w:rPr>
              <w:t xml:space="preserve"> again for the first day of any ICU </w:t>
            </w:r>
            <w:proofErr w:type="gramStart"/>
            <w:r w:rsidRPr="00337C80">
              <w:rPr>
                <w:rFonts w:cstheme="minorHAnsi"/>
              </w:rPr>
              <w:t>admission,  then</w:t>
            </w:r>
            <w:proofErr w:type="gramEnd"/>
            <w:r w:rsidRPr="00337C80">
              <w:rPr>
                <w:rFonts w:cstheme="minorHAnsi"/>
              </w:rPr>
              <w:t xml:space="preserve"> the </w:t>
            </w:r>
            <w:r w:rsidRPr="00337C80">
              <w:rPr>
                <w:rFonts w:cstheme="minorHAnsi"/>
                <w:b/>
                <w:bCs/>
              </w:rPr>
              <w:t>OUTCOME</w:t>
            </w:r>
            <w:r w:rsidRPr="00337C80">
              <w:rPr>
                <w:rFonts w:cstheme="minorHAnsi"/>
              </w:rPr>
              <w:t xml:space="preserve"> </w:t>
            </w:r>
            <w:r w:rsidRPr="00337C80">
              <w:rPr>
                <w:rFonts w:cstheme="minorHAnsi"/>
                <w:b/>
                <w:bCs/>
              </w:rPr>
              <w:t>CRF</w:t>
            </w:r>
            <w:r w:rsidRPr="00337C80">
              <w:rPr>
                <w:rFonts w:cstheme="minorHAnsi"/>
              </w:rPr>
              <w:t xml:space="preserve"> at day 28, discharge, or death (whichever occurs first)</w:t>
            </w:r>
          </w:p>
          <w:p w14:paraId="4D8C5BDB" w14:textId="101B4A1B" w:rsidR="00484D6E" w:rsidRPr="00337C80" w:rsidRDefault="00FB3193" w:rsidP="00DB681A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 w:rsidRPr="00337C80">
              <w:rPr>
                <w:rFonts w:cstheme="minorHAnsi"/>
              </w:rPr>
              <w:t xml:space="preserve">For patients receiving </w:t>
            </w:r>
            <w:proofErr w:type="spellStart"/>
            <w:r w:rsidRPr="00337C80">
              <w:rPr>
                <w:rFonts w:cstheme="minorHAnsi"/>
                <w:b/>
                <w:bCs/>
              </w:rPr>
              <w:t>Remdesivir</w:t>
            </w:r>
            <w:proofErr w:type="spellEnd"/>
            <w:r w:rsidRPr="00337C80">
              <w:rPr>
                <w:rFonts w:cstheme="minorHAnsi"/>
                <w:b/>
                <w:bCs/>
              </w:rPr>
              <w:t xml:space="preserve">, </w:t>
            </w:r>
            <w:r w:rsidR="00BF4BE4" w:rsidRPr="00337C80">
              <w:rPr>
                <w:rFonts w:cstheme="minorHAnsi"/>
                <w:b/>
                <w:bCs/>
                <w:color w:val="000000"/>
              </w:rPr>
              <w:t>Tocilizumab</w:t>
            </w:r>
            <w:r w:rsidRPr="00337C80">
              <w:rPr>
                <w:rFonts w:cstheme="minorHAnsi"/>
                <w:b/>
                <w:bCs/>
              </w:rPr>
              <w:t xml:space="preserve">, </w:t>
            </w:r>
            <w:r w:rsidR="00DE1E41" w:rsidRPr="00337C80">
              <w:rPr>
                <w:rFonts w:cstheme="minorHAnsi"/>
                <w:b/>
                <w:bCs/>
              </w:rPr>
              <w:t xml:space="preserve">or </w:t>
            </w:r>
            <w:proofErr w:type="spellStart"/>
            <w:proofErr w:type="gramStart"/>
            <w:r w:rsidR="00DE1E41" w:rsidRPr="00337C80">
              <w:rPr>
                <w:rFonts w:cstheme="minorHAnsi"/>
                <w:b/>
                <w:bCs/>
              </w:rPr>
              <w:t>Sarilumab</w:t>
            </w:r>
            <w:proofErr w:type="spellEnd"/>
            <w:r w:rsidRPr="00337C80">
              <w:rPr>
                <w:rFonts w:cstheme="minorHAnsi"/>
              </w:rPr>
              <w:t xml:space="preserve"> </w:t>
            </w:r>
            <w:r w:rsidRPr="00337C80">
              <w:rPr>
                <w:rFonts w:cstheme="minorHAnsi"/>
                <w:b/>
                <w:bCs/>
                <w:color w:val="000000"/>
              </w:rPr>
              <w:t>,</w:t>
            </w:r>
            <w:proofErr w:type="gramEnd"/>
            <w:r w:rsidRPr="00337C80">
              <w:rPr>
                <w:rFonts w:cstheme="minorHAnsi"/>
                <w:b/>
                <w:bCs/>
                <w:color w:val="000000"/>
              </w:rPr>
              <w:t xml:space="preserve"> </w:t>
            </w:r>
            <w:r w:rsidRPr="00337C80">
              <w:rPr>
                <w:rFonts w:cstheme="minorHAnsi"/>
              </w:rPr>
              <w:t xml:space="preserve">please complete an extra </w:t>
            </w:r>
            <w:r w:rsidRPr="00337C80">
              <w:rPr>
                <w:rFonts w:cstheme="minorHAnsi"/>
                <w:b/>
                <w:bCs/>
              </w:rPr>
              <w:t>DAILY CRF</w:t>
            </w:r>
            <w:r w:rsidRPr="00337C80">
              <w:rPr>
                <w:rFonts w:cstheme="minorHAnsi"/>
              </w:rPr>
              <w:t xml:space="preserve"> for </w:t>
            </w:r>
            <w:r w:rsidRPr="00337C80">
              <w:rPr>
                <w:rFonts w:cstheme="minorHAnsi"/>
                <w:b/>
                <w:bCs/>
              </w:rPr>
              <w:t>first day</w:t>
            </w:r>
            <w:r w:rsidRPr="00337C80">
              <w:rPr>
                <w:rFonts w:cstheme="minorHAnsi"/>
              </w:rPr>
              <w:t xml:space="preserve"> that such a drug is dosed and for day 14 after drug initiation (if patient remains admitted). </w:t>
            </w:r>
            <w:r w:rsidRPr="00337C80">
              <w:rPr>
                <w:rFonts w:cstheme="minorHAnsi"/>
                <w:b/>
                <w:bCs/>
              </w:rPr>
              <w:t>Collection of this data is requested by the CMOs in all nations.</w:t>
            </w:r>
          </w:p>
        </w:tc>
      </w:tr>
      <w:tr w:rsidR="008F4A67" w:rsidRPr="00337C80" w14:paraId="6AC4FDCA" w14:textId="77777777" w:rsidTr="001237A0">
        <w:tc>
          <w:tcPr>
            <w:tcW w:w="709" w:type="dxa"/>
          </w:tcPr>
          <w:p w14:paraId="7E17763A" w14:textId="77777777" w:rsidR="008F4A67" w:rsidRPr="00337C80" w:rsidRDefault="000302D7" w:rsidP="004D1F23">
            <w:pPr>
              <w:spacing w:before="12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Tier 1</w:t>
            </w:r>
            <w:r w:rsidR="00442A51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&amp; 2</w:t>
            </w:r>
          </w:p>
          <w:p w14:paraId="1839353A" w14:textId="3BF2A8F1" w:rsidR="001D7A05" w:rsidRPr="00337C80" w:rsidRDefault="001D7A05" w:rsidP="004D1F23">
            <w:pPr>
              <w:spacing w:before="12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sites</w:t>
            </w:r>
          </w:p>
        </w:tc>
        <w:tc>
          <w:tcPr>
            <w:tcW w:w="9781" w:type="dxa"/>
          </w:tcPr>
          <w:p w14:paraId="7B7EB2E4" w14:textId="536DE71A" w:rsidR="00E0172C" w:rsidRPr="00337C80" w:rsidRDefault="001D7A05" w:rsidP="00E0172C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sz w:val="22"/>
                <w:szCs w:val="22"/>
              </w:rPr>
              <w:t>Please enrol all cases as per T0,</w:t>
            </w:r>
            <w:r w:rsidR="00DE590B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AND</w:t>
            </w:r>
            <w:r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w</w:t>
            </w:r>
            <w:r w:rsidR="00E0172C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here there is site capacity for Tier 1 / Tier 2 </w:t>
            </w:r>
            <w:r w:rsidRPr="00337C80">
              <w:rPr>
                <w:rFonts w:asciiTheme="minorHAnsi" w:hAnsiTheme="minorHAnsi" w:cstheme="minorHAnsi"/>
                <w:sz w:val="22"/>
                <w:szCs w:val="22"/>
              </w:rPr>
              <w:t>sampling</w:t>
            </w:r>
            <w:r w:rsidR="00E0172C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E0172C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please </w:t>
            </w:r>
            <w:r w:rsidR="00DE590B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only consent and </w:t>
            </w:r>
            <w:r w:rsidR="00E0172C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sample</w:t>
            </w:r>
            <w:r w:rsidR="00E0172C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E0172C" w:rsidRPr="00337C80">
              <w:rPr>
                <w:rFonts w:asciiTheme="minorHAnsi" w:hAnsiTheme="minorHAnsi" w:cstheme="minorHAnsi"/>
                <w:b/>
                <w:sz w:val="22"/>
                <w:szCs w:val="22"/>
              </w:rPr>
              <w:t>cases of intere</w:t>
            </w:r>
            <w:r w:rsidR="00DE590B" w:rsidRPr="00337C80">
              <w:rPr>
                <w:rFonts w:asciiTheme="minorHAnsi" w:hAnsiTheme="minorHAnsi" w:cstheme="minorHAnsi"/>
                <w:b/>
                <w:sz w:val="22"/>
                <w:szCs w:val="22"/>
              </w:rPr>
              <w:t>s</w:t>
            </w:r>
            <w:r w:rsidR="00E0172C" w:rsidRPr="00337C80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t: </w:t>
            </w:r>
            <w:r w:rsidR="00400FC8" w:rsidRPr="00337C80">
              <w:rPr>
                <w:rFonts w:asciiTheme="minorHAnsi" w:hAnsiTheme="minorHAnsi" w:cstheme="minorHAnsi"/>
                <w:b/>
                <w:sz w:val="22"/>
                <w:szCs w:val="22"/>
              </w:rPr>
              <w:t>(See further definitions of criteria on page 4 of this CRF)</w:t>
            </w:r>
          </w:p>
          <w:p w14:paraId="088D2A1A" w14:textId="2A94DB5F" w:rsidR="00E0172C" w:rsidRPr="00337C80" w:rsidRDefault="00E0172C" w:rsidP="00E0172C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09201EA2" w14:textId="612B8A9F" w:rsidR="00E0172C" w:rsidRPr="00337C80" w:rsidRDefault="00E0172C" w:rsidP="00E0172C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b/>
                <w:lang w:eastAsia="en-GB"/>
              </w:rPr>
            </w:pPr>
            <w:r w:rsidRPr="00337C80">
              <w:rPr>
                <w:rFonts w:cstheme="minorHAnsi"/>
              </w:rPr>
              <w:t>Suspected vaccine failure</w:t>
            </w:r>
            <w:r w:rsidR="001D7A05" w:rsidRPr="00337C80">
              <w:rPr>
                <w:rFonts w:cstheme="minorHAnsi"/>
              </w:rPr>
              <w:t xml:space="preserve"> (COVID</w:t>
            </w:r>
            <w:r w:rsidR="00DE590B" w:rsidRPr="00337C80">
              <w:rPr>
                <w:rFonts w:cstheme="minorHAnsi"/>
              </w:rPr>
              <w:t xml:space="preserve"> symptom onset </w:t>
            </w:r>
            <w:r w:rsidR="001D7A05" w:rsidRPr="00337C80">
              <w:rPr>
                <w:rFonts w:cstheme="minorHAnsi"/>
              </w:rPr>
              <w:t xml:space="preserve">&gt;28 days after </w:t>
            </w:r>
            <w:r w:rsidR="00DB798C">
              <w:rPr>
                <w:rFonts w:cstheme="minorHAnsi"/>
              </w:rPr>
              <w:t>first</w:t>
            </w:r>
            <w:r w:rsidR="001D7A05" w:rsidRPr="00337C80">
              <w:rPr>
                <w:rFonts w:cstheme="minorHAnsi"/>
              </w:rPr>
              <w:t xml:space="preserve"> vaccination dose) </w:t>
            </w:r>
          </w:p>
          <w:p w14:paraId="2BB0A0A2" w14:textId="69CE2015" w:rsidR="00E0172C" w:rsidRPr="00337C80" w:rsidRDefault="00E0172C" w:rsidP="00E0172C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lang w:eastAsia="en-GB"/>
              </w:rPr>
            </w:pPr>
            <w:r w:rsidRPr="00337C80">
              <w:rPr>
                <w:rFonts w:eastAsia="Times New Roman" w:cstheme="minorHAnsi"/>
                <w:lang w:eastAsia="en-GB"/>
              </w:rPr>
              <w:t>All children (</w:t>
            </w:r>
            <w:r w:rsidR="00DE590B" w:rsidRPr="00337C80">
              <w:rPr>
                <w:rFonts w:eastAsia="Times New Roman" w:cstheme="minorHAnsi"/>
                <w:lang w:eastAsia="en-GB"/>
              </w:rPr>
              <w:t xml:space="preserve">any </w:t>
            </w:r>
            <w:r w:rsidRPr="00337C80">
              <w:rPr>
                <w:rFonts w:eastAsia="Times New Roman" w:cstheme="minorHAnsi"/>
                <w:lang w:eastAsia="en-GB"/>
              </w:rPr>
              <w:t>under 19</w:t>
            </w:r>
            <w:r w:rsidR="00DE590B" w:rsidRPr="00337C80">
              <w:rPr>
                <w:rFonts w:eastAsia="Times New Roman" w:cstheme="minorHAnsi"/>
                <w:lang w:eastAsia="en-GB"/>
              </w:rPr>
              <w:t>y</w:t>
            </w:r>
            <w:r w:rsidR="004D1F23">
              <w:rPr>
                <w:rFonts w:eastAsia="Times New Roman" w:cstheme="minorHAnsi"/>
                <w:lang w:eastAsia="en-GB"/>
              </w:rPr>
              <w:t xml:space="preserve"> of </w:t>
            </w:r>
            <w:r w:rsidR="00DE590B" w:rsidRPr="00337C80">
              <w:rPr>
                <w:rFonts w:eastAsia="Times New Roman" w:cstheme="minorHAnsi"/>
                <w:lang w:eastAsia="en-GB"/>
              </w:rPr>
              <w:t>age</w:t>
            </w:r>
            <w:r w:rsidRPr="00337C80">
              <w:rPr>
                <w:rFonts w:eastAsia="Times New Roman" w:cstheme="minorHAnsi"/>
                <w:lang w:eastAsia="en-GB"/>
              </w:rPr>
              <w:t xml:space="preserve">)  </w:t>
            </w:r>
          </w:p>
          <w:p w14:paraId="119C9391" w14:textId="63C03E86" w:rsidR="001D7A05" w:rsidRPr="00337C80" w:rsidRDefault="00E0172C" w:rsidP="001D7A05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lang w:eastAsia="en-GB"/>
              </w:rPr>
            </w:pPr>
            <w:r w:rsidRPr="00337C80">
              <w:rPr>
                <w:rFonts w:eastAsia="Times New Roman" w:cstheme="minorHAnsi"/>
                <w:lang w:eastAsia="en-GB"/>
              </w:rPr>
              <w:t>Re-infection</w:t>
            </w:r>
          </w:p>
          <w:p w14:paraId="256F63DF" w14:textId="50741DE6" w:rsidR="00E0172C" w:rsidRPr="00337C80" w:rsidRDefault="001D7A05" w:rsidP="001D7A05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lang w:eastAsia="en-GB"/>
              </w:rPr>
            </w:pPr>
            <w:r w:rsidRPr="00337C80">
              <w:rPr>
                <w:rFonts w:eastAsia="Times New Roman" w:cstheme="minorHAnsi"/>
                <w:lang w:eastAsia="en-GB"/>
              </w:rPr>
              <w:t>Co-infection (Influenza A or B virus or respiratory syncytial virus- RSV)</w:t>
            </w:r>
          </w:p>
          <w:p w14:paraId="72B3E66F" w14:textId="0DB2DBF3" w:rsidR="001D7A05" w:rsidRPr="00337C80" w:rsidRDefault="001D7A05" w:rsidP="00E0172C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lang w:eastAsia="en-GB"/>
              </w:rPr>
            </w:pPr>
            <w:r w:rsidRPr="00337C80">
              <w:rPr>
                <w:rFonts w:eastAsia="Times New Roman" w:cstheme="minorHAnsi"/>
                <w:lang w:eastAsia="en-GB"/>
              </w:rPr>
              <w:t>Clinical suspicion of Multi System Inflammatory Syndrome- MIS A or MIS C/ PIMS-TS</w:t>
            </w:r>
          </w:p>
          <w:p w14:paraId="65BBA565" w14:textId="1B54A04E" w:rsidR="0048126D" w:rsidRPr="00337C80" w:rsidRDefault="001D7A05" w:rsidP="00FB3193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lang w:eastAsia="en-GB"/>
              </w:rPr>
            </w:pPr>
            <w:r w:rsidRPr="00337C80">
              <w:rPr>
                <w:rFonts w:eastAsia="Times New Roman" w:cstheme="minorHAnsi"/>
                <w:lang w:eastAsia="en-GB"/>
              </w:rPr>
              <w:t>Variants of concern (VOCs)- where known</w:t>
            </w:r>
          </w:p>
        </w:tc>
      </w:tr>
      <w:bookmarkEnd w:id="0"/>
    </w:tbl>
    <w:p w14:paraId="0506F3A5" w14:textId="77777777" w:rsidR="004F4457" w:rsidRPr="00337C80" w:rsidRDefault="004F4457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6643A41A" w14:textId="44FC3963" w:rsidR="004F4457" w:rsidRPr="00337C80" w:rsidRDefault="004F4457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1B326781" w14:textId="77B97FD9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226AACAF" w14:textId="716F6AFF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5A68A608" w14:textId="7BB6623C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1EE39621" w14:textId="1C032D0F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0E44D59" w14:textId="11783251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B2EFEE1" w14:textId="64F4D314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1F52A233" w14:textId="402542A3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707A4552" w14:textId="1DC26063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4F88AB5" w14:textId="0DEE2C4E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05266B0E" w14:textId="2DE5ACD6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5F2462C9" w14:textId="11EE9915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097368DD" w14:textId="77777777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5537A918" w14:textId="43AA5497" w:rsidR="001D7EB6" w:rsidRDefault="001D7EB6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                                                                       Example: </w:t>
      </w:r>
      <w:r w:rsidR="00C36E60"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>R         B          S          2           5</w:t>
      </w:r>
      <w:r w:rsidR="00C36E6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--      0         0         1          </w:t>
      </w:r>
      <w:r w:rsidR="001979F3">
        <w:rPr>
          <w:rFonts w:asciiTheme="minorHAnsi" w:hAnsiTheme="minorHAnsi" w:cstheme="minorHAnsi"/>
          <w:bCs/>
          <w:i/>
          <w:iCs/>
          <w:sz w:val="20"/>
          <w:szCs w:val="20"/>
        </w:rPr>
        <w:t>6          8</w:t>
      </w:r>
    </w:p>
    <w:p w14:paraId="5D6218B9" w14:textId="4D93FD5D" w:rsidR="005822A6" w:rsidRPr="002F1075" w:rsidRDefault="001D7EB6" w:rsidP="00EC73A1">
      <w:pPr>
        <w:ind w:left="3600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>O</w:t>
      </w:r>
      <w:r w:rsidR="005822A6" w:rsidRPr="002F1075">
        <w:rPr>
          <w:rFonts w:asciiTheme="minorHAnsi" w:hAnsiTheme="minorHAnsi" w:cstheme="minorHAnsi"/>
          <w:bCs/>
          <w:i/>
          <w:iCs/>
          <w:sz w:val="20"/>
          <w:szCs w:val="20"/>
        </w:rPr>
        <w:t>n each page above here write site code &amp; participant numbe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r as per this </w:t>
      </w:r>
      <w:r w:rsidR="00EC73A1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example (participant number can be 4 or 5 digits depending on number of recruits) </w:t>
      </w:r>
    </w:p>
    <w:p w14:paraId="3524F6BE" w14:textId="7A5B23D0" w:rsidR="005822A6" w:rsidRDefault="005822A6" w:rsidP="00EE3B16">
      <w:pPr>
        <w:spacing w:before="120" w:after="60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7E518E">
        <w:rPr>
          <w:rFonts w:asciiTheme="minorHAnsi" w:hAnsiTheme="minorHAnsi" w:cstheme="minorHAnsi"/>
          <w:b/>
          <w:sz w:val="28"/>
          <w:szCs w:val="28"/>
        </w:rPr>
        <w:t>C</w:t>
      </w:r>
      <w:r>
        <w:rPr>
          <w:rFonts w:asciiTheme="minorHAnsi" w:hAnsiTheme="minorHAnsi" w:cstheme="minorHAnsi"/>
          <w:b/>
          <w:sz w:val="28"/>
          <w:szCs w:val="28"/>
        </w:rPr>
        <w:t>ASE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R</w:t>
      </w:r>
      <w:r>
        <w:rPr>
          <w:rFonts w:asciiTheme="minorHAnsi" w:hAnsiTheme="minorHAnsi" w:cstheme="minorHAnsi"/>
          <w:b/>
          <w:sz w:val="28"/>
          <w:szCs w:val="28"/>
        </w:rPr>
        <w:t>EPORT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F</w:t>
      </w:r>
      <w:r>
        <w:rPr>
          <w:rFonts w:asciiTheme="minorHAnsi" w:hAnsiTheme="minorHAnsi" w:cstheme="minorHAnsi"/>
          <w:b/>
          <w:sz w:val="28"/>
          <w:szCs w:val="28"/>
        </w:rPr>
        <w:t>ORMS</w:t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>
        <w:rPr>
          <w:rFonts w:asciiTheme="minorHAnsi" w:hAnsiTheme="minorHAnsi" w:cstheme="minorHAnsi"/>
          <w:b/>
          <w:sz w:val="28"/>
          <w:szCs w:val="28"/>
        </w:rPr>
        <w:t xml:space="preserve"> 2 of </w:t>
      </w:r>
      <w:r w:rsidR="000B282C">
        <w:rPr>
          <w:rFonts w:asciiTheme="minorHAnsi" w:hAnsiTheme="minorHAnsi" w:cstheme="minorHAnsi"/>
          <w:b/>
          <w:sz w:val="28"/>
          <w:szCs w:val="28"/>
        </w:rPr>
        <w:t>4</w:t>
      </w:r>
    </w:p>
    <w:p w14:paraId="6D113069" w14:textId="7BC3D5B8" w:rsidR="00A577DA" w:rsidRPr="002768B0" w:rsidRDefault="00A577DA" w:rsidP="00915ECF">
      <w:pPr>
        <w:tabs>
          <w:tab w:val="left" w:pos="7332"/>
        </w:tabs>
        <w:spacing w:before="120" w:after="60" w:line="288" w:lineRule="auto"/>
        <w:rPr>
          <w:rFonts w:asciiTheme="minorHAnsi" w:hAnsiTheme="minorHAnsi" w:cstheme="minorHAnsi"/>
          <w:b/>
          <w:bCs/>
          <w:u w:val="single"/>
        </w:rPr>
      </w:pPr>
      <w:r w:rsidRPr="002768B0">
        <w:rPr>
          <w:rFonts w:asciiTheme="minorHAnsi" w:hAnsiTheme="minorHAnsi" w:cstheme="minorHAnsi"/>
          <w:b/>
          <w:bCs/>
          <w:u w:val="single"/>
        </w:rPr>
        <w:t>GENERAL GUIDANCE</w:t>
      </w:r>
    </w:p>
    <w:p w14:paraId="477B0CE0" w14:textId="13EA848B" w:rsidR="001F1675" w:rsidRPr="00A70FFD" w:rsidRDefault="001F1675" w:rsidP="002768B0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The CRF is designed to collect data obtained through examination</w:t>
      </w:r>
      <w:r w:rsidR="00ED05E6" w:rsidRPr="00A70FFD">
        <w:rPr>
          <w:rFonts w:cstheme="minorHAnsi"/>
          <w:sz w:val="20"/>
          <w:szCs w:val="20"/>
        </w:rPr>
        <w:t xml:space="preserve">, </w:t>
      </w:r>
      <w:proofErr w:type="gramStart"/>
      <w:r w:rsidR="00ED05E6" w:rsidRPr="00A70FFD">
        <w:rPr>
          <w:rFonts w:cstheme="minorHAnsi"/>
          <w:sz w:val="20"/>
          <w:szCs w:val="20"/>
        </w:rPr>
        <w:t>interview</w:t>
      </w:r>
      <w:proofErr w:type="gramEnd"/>
      <w:r w:rsidRPr="00A70FFD">
        <w:rPr>
          <w:rFonts w:cstheme="minorHAnsi"/>
          <w:sz w:val="20"/>
          <w:szCs w:val="20"/>
        </w:rPr>
        <w:t xml:space="preserve"> and review of hospital notes.</w:t>
      </w:r>
      <w:r w:rsidR="00144277" w:rsidRPr="00A70FFD">
        <w:rPr>
          <w:rFonts w:cstheme="minorHAnsi"/>
          <w:sz w:val="20"/>
          <w:szCs w:val="20"/>
        </w:rPr>
        <w:t xml:space="preserve">  Data may be collected retrospectively if the patient is enrolled after the admission date</w:t>
      </w:r>
      <w:r w:rsidR="00C74E97" w:rsidRPr="00A70FFD">
        <w:rPr>
          <w:rFonts w:cstheme="minorHAnsi"/>
          <w:sz w:val="20"/>
          <w:szCs w:val="20"/>
        </w:rPr>
        <w:t xml:space="preserve"> or deceased after </w:t>
      </w:r>
      <w:r w:rsidR="009E0DCD" w:rsidRPr="00A70FFD">
        <w:rPr>
          <w:rFonts w:cstheme="minorHAnsi"/>
          <w:sz w:val="20"/>
          <w:szCs w:val="20"/>
        </w:rPr>
        <w:t>admission</w:t>
      </w:r>
      <w:r w:rsidR="003D11AF" w:rsidRPr="00A70FFD">
        <w:rPr>
          <w:rFonts w:cstheme="minorHAnsi"/>
          <w:sz w:val="20"/>
          <w:szCs w:val="20"/>
        </w:rPr>
        <w:t>.</w:t>
      </w:r>
    </w:p>
    <w:p w14:paraId="06B9E8D0" w14:textId="5FA257D1" w:rsidR="002815B5" w:rsidRPr="00A70FFD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</w:t>
      </w:r>
      <w:r w:rsidR="00C22F8C" w:rsidRPr="00A70FFD">
        <w:rPr>
          <w:rFonts w:cstheme="minorHAnsi"/>
          <w:sz w:val="20"/>
          <w:szCs w:val="20"/>
        </w:rPr>
        <w:t>Identification N</w:t>
      </w:r>
      <w:r w:rsidRPr="00A70FFD">
        <w:rPr>
          <w:rFonts w:cstheme="minorHAnsi"/>
          <w:sz w:val="20"/>
          <w:szCs w:val="20"/>
        </w:rPr>
        <w:t>umbers consist of</w:t>
      </w:r>
      <w:r w:rsidR="009F3E27" w:rsidRPr="00A70FFD">
        <w:rPr>
          <w:rFonts w:cstheme="minorHAnsi"/>
          <w:sz w:val="20"/>
          <w:szCs w:val="20"/>
        </w:rPr>
        <w:t xml:space="preserve"> </w:t>
      </w:r>
      <w:r w:rsidR="00CE6BCF" w:rsidRPr="00A70FFD">
        <w:rPr>
          <w:rFonts w:cstheme="minorHAnsi"/>
          <w:sz w:val="20"/>
          <w:szCs w:val="20"/>
        </w:rPr>
        <w:t xml:space="preserve">a </w:t>
      </w:r>
      <w:r w:rsidR="00CA602C" w:rsidRPr="00A70FFD">
        <w:rPr>
          <w:rFonts w:cstheme="minorHAnsi"/>
          <w:sz w:val="20"/>
          <w:szCs w:val="20"/>
        </w:rPr>
        <w:t>5-</w:t>
      </w:r>
      <w:r w:rsidR="00CE6BCF" w:rsidRPr="00A70FFD">
        <w:rPr>
          <w:rFonts w:cstheme="minorHAnsi"/>
          <w:sz w:val="20"/>
          <w:szCs w:val="20"/>
        </w:rPr>
        <w:t>digit</w:t>
      </w:r>
      <w:r w:rsidR="00CA602C" w:rsidRPr="00A70FFD">
        <w:rPr>
          <w:rFonts w:cstheme="minorHAnsi"/>
          <w:sz w:val="20"/>
          <w:szCs w:val="20"/>
        </w:rPr>
        <w:t xml:space="preserve"> CPMS</w:t>
      </w:r>
      <w:r w:rsidR="00CE6BCF" w:rsidRPr="00A70FFD">
        <w:rPr>
          <w:rFonts w:cstheme="minorHAnsi"/>
          <w:sz w:val="20"/>
          <w:szCs w:val="20"/>
        </w:rPr>
        <w:t xml:space="preserve"> </w:t>
      </w:r>
      <w:r w:rsidR="005255F0" w:rsidRPr="00A70FFD">
        <w:rPr>
          <w:rFonts w:cstheme="minorHAnsi"/>
          <w:sz w:val="20"/>
          <w:szCs w:val="20"/>
        </w:rPr>
        <w:t xml:space="preserve">/ ODS </w:t>
      </w:r>
      <w:r w:rsidRPr="00A70FFD">
        <w:rPr>
          <w:rFonts w:cstheme="minorHAnsi"/>
          <w:sz w:val="20"/>
          <w:szCs w:val="20"/>
        </w:rPr>
        <w:t>site code and a 4</w:t>
      </w:r>
      <w:r w:rsidR="00EC73A1" w:rsidRPr="00A70FFD">
        <w:rPr>
          <w:rFonts w:cstheme="minorHAnsi"/>
          <w:sz w:val="20"/>
          <w:szCs w:val="20"/>
        </w:rPr>
        <w:t xml:space="preserve"> or 5</w:t>
      </w:r>
      <w:r w:rsidR="00DC4864" w:rsidRPr="00A70FFD">
        <w:rPr>
          <w:rFonts w:cstheme="minorHAnsi"/>
          <w:sz w:val="20"/>
          <w:szCs w:val="20"/>
        </w:rPr>
        <w:t>-</w:t>
      </w:r>
      <w:r w:rsidRPr="00A70FFD">
        <w:rPr>
          <w:rFonts w:cstheme="minorHAnsi"/>
          <w:sz w:val="20"/>
          <w:szCs w:val="20"/>
        </w:rPr>
        <w:t>digit 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number.  You </w:t>
      </w:r>
      <w:r w:rsidR="005255F0" w:rsidRPr="00A70FFD">
        <w:rPr>
          <w:rFonts w:cstheme="minorHAnsi"/>
          <w:sz w:val="20"/>
          <w:szCs w:val="20"/>
        </w:rPr>
        <w:t xml:space="preserve">should </w:t>
      </w:r>
      <w:r w:rsidRPr="00A70FFD">
        <w:rPr>
          <w:rFonts w:cstheme="minorHAnsi"/>
          <w:sz w:val="20"/>
          <w:szCs w:val="20"/>
        </w:rPr>
        <w:t xml:space="preserve">obtain a site code by </w:t>
      </w:r>
      <w:r w:rsidR="00BE715B" w:rsidRPr="00A70FFD">
        <w:rPr>
          <w:rFonts w:cstheme="minorHAnsi"/>
          <w:sz w:val="20"/>
          <w:szCs w:val="20"/>
        </w:rPr>
        <w:t>contacting</w:t>
      </w:r>
      <w:r w:rsidR="000102A3" w:rsidRPr="00A70FFD">
        <w:rPr>
          <w:rFonts w:cstheme="minorHAnsi"/>
          <w:sz w:val="20"/>
          <w:szCs w:val="20"/>
        </w:rPr>
        <w:t xml:space="preserve"> your local R&amp;D office or</w:t>
      </w:r>
      <w:r w:rsidR="00BE715B" w:rsidRPr="00A70FFD">
        <w:rPr>
          <w:rFonts w:cstheme="minorHAnsi"/>
          <w:sz w:val="20"/>
          <w:szCs w:val="20"/>
        </w:rPr>
        <w:t xml:space="preserve"> </w:t>
      </w:r>
      <w:hyperlink r:id="rId13" w:history="1">
        <w:r w:rsidR="004A3387" w:rsidRPr="00A70FFD">
          <w:rPr>
            <w:rStyle w:val="Hyperlink"/>
            <w:rFonts w:cstheme="minorHAnsi"/>
            <w:sz w:val="20"/>
            <w:szCs w:val="20"/>
          </w:rPr>
          <w:t>CCP@liverpool.ac.uk</w:t>
        </w:r>
      </w:hyperlink>
    </w:p>
    <w:p w14:paraId="5044A1A9" w14:textId="63B1F0DD" w:rsidR="00961941" w:rsidRPr="00A70FFD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numbers should be assigned sequentially for each site beginning with 0001.  In the case of a single site recruiting pa</w:t>
      </w:r>
      <w:r w:rsidR="00C22F8C" w:rsidRPr="00A70FFD">
        <w:rPr>
          <w:rFonts w:cstheme="minorHAnsi"/>
          <w:sz w:val="20"/>
          <w:szCs w:val="20"/>
        </w:rPr>
        <w:t>rticipants</w:t>
      </w:r>
      <w:r w:rsidRPr="00A70FFD">
        <w:rPr>
          <w:rFonts w:cstheme="minorHAnsi"/>
          <w:sz w:val="20"/>
          <w:szCs w:val="20"/>
        </w:rPr>
        <w:t xml:space="preserve"> on different wards, or where it is otherwise difficult to assign sequential numbers, it is acceptable to assign numbers in blocks</w:t>
      </w:r>
      <w:r w:rsidR="004B2306" w:rsidRPr="00A70FFD">
        <w:rPr>
          <w:rFonts w:cstheme="minorHAnsi"/>
          <w:sz w:val="20"/>
          <w:szCs w:val="20"/>
        </w:rPr>
        <w:t xml:space="preserve">. </w:t>
      </w:r>
      <w:proofErr w:type="gramStart"/>
      <w:r w:rsidRPr="00A70FFD">
        <w:rPr>
          <w:rFonts w:cstheme="minorHAnsi"/>
          <w:sz w:val="20"/>
          <w:szCs w:val="20"/>
        </w:rPr>
        <w:t>E.g.</w:t>
      </w:r>
      <w:proofErr w:type="gramEnd"/>
      <w:r w:rsidRPr="00A70FFD">
        <w:rPr>
          <w:rFonts w:cstheme="minorHAnsi"/>
          <w:sz w:val="20"/>
          <w:szCs w:val="20"/>
        </w:rPr>
        <w:t xml:space="preserve"> </w:t>
      </w:r>
      <w:r w:rsidR="00BC1F09" w:rsidRPr="00A70FFD">
        <w:rPr>
          <w:rFonts w:cstheme="minorHAnsi"/>
          <w:sz w:val="20"/>
          <w:szCs w:val="20"/>
        </w:rPr>
        <w:t>Ward X</w:t>
      </w:r>
      <w:r w:rsidRPr="00A70FFD">
        <w:rPr>
          <w:rFonts w:cstheme="minorHAnsi"/>
          <w:sz w:val="20"/>
          <w:szCs w:val="20"/>
        </w:rPr>
        <w:t xml:space="preserve"> will assign numbers from 0001 </w:t>
      </w:r>
      <w:r w:rsidR="009520E3" w:rsidRPr="00A70FFD">
        <w:rPr>
          <w:rFonts w:cstheme="minorHAnsi"/>
          <w:sz w:val="20"/>
          <w:szCs w:val="20"/>
        </w:rPr>
        <w:t>onwards</w:t>
      </w:r>
      <w:r w:rsidR="00BC1F09" w:rsidRPr="00A70FFD">
        <w:rPr>
          <w:rFonts w:cstheme="minorHAnsi"/>
          <w:sz w:val="20"/>
          <w:szCs w:val="20"/>
        </w:rPr>
        <w:t xml:space="preserve"> and Ward Y</w:t>
      </w:r>
      <w:r w:rsidRPr="00A70FFD">
        <w:rPr>
          <w:rFonts w:cstheme="minorHAnsi"/>
          <w:sz w:val="20"/>
          <w:szCs w:val="20"/>
        </w:rPr>
        <w:t xml:space="preserve"> will </w:t>
      </w:r>
      <w:r w:rsidR="004E651D" w:rsidRPr="00A70FFD">
        <w:rPr>
          <w:rFonts w:cstheme="minorHAnsi"/>
          <w:sz w:val="20"/>
          <w:szCs w:val="20"/>
        </w:rPr>
        <w:t xml:space="preserve">assign numbers from 5001 </w:t>
      </w:r>
      <w:r w:rsidR="009520E3" w:rsidRPr="00A70FFD">
        <w:rPr>
          <w:rFonts w:cstheme="minorHAnsi"/>
          <w:sz w:val="20"/>
          <w:szCs w:val="20"/>
        </w:rPr>
        <w:t>onwards</w:t>
      </w:r>
      <w:r w:rsidR="004E651D" w:rsidRPr="00A70FFD">
        <w:rPr>
          <w:rFonts w:cstheme="minorHAnsi"/>
          <w:sz w:val="20"/>
          <w:szCs w:val="20"/>
        </w:rPr>
        <w:t xml:space="preserve">.  </w:t>
      </w:r>
      <w:r w:rsidR="009520E3" w:rsidRPr="00A70FFD">
        <w:rPr>
          <w:rFonts w:cstheme="minorHAnsi"/>
          <w:sz w:val="20"/>
          <w:szCs w:val="20"/>
        </w:rPr>
        <w:t>E</w:t>
      </w:r>
      <w:r w:rsidRPr="00A70FFD">
        <w:rPr>
          <w:rFonts w:cstheme="minorHAnsi"/>
          <w:sz w:val="20"/>
          <w:szCs w:val="20"/>
        </w:rPr>
        <w:t xml:space="preserve">nter the </w:t>
      </w:r>
      <w:r w:rsidR="00C22F8C" w:rsidRPr="00A70FFD">
        <w:rPr>
          <w:rFonts w:cstheme="minorHAnsi"/>
          <w:sz w:val="20"/>
          <w:szCs w:val="20"/>
        </w:rPr>
        <w:t>P</w:t>
      </w:r>
      <w:r w:rsidRPr="00A70FFD">
        <w:rPr>
          <w:rFonts w:cstheme="minorHAnsi"/>
          <w:sz w:val="20"/>
          <w:szCs w:val="20"/>
        </w:rPr>
        <w:t>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</w:t>
      </w:r>
      <w:r w:rsidR="00C22F8C" w:rsidRPr="00A70FFD">
        <w:rPr>
          <w:rFonts w:cstheme="minorHAnsi"/>
          <w:sz w:val="20"/>
          <w:szCs w:val="20"/>
        </w:rPr>
        <w:t>I</w:t>
      </w:r>
      <w:r w:rsidRPr="00A70FFD">
        <w:rPr>
          <w:rFonts w:cstheme="minorHAnsi"/>
          <w:sz w:val="20"/>
          <w:szCs w:val="20"/>
        </w:rPr>
        <w:t xml:space="preserve">dentification </w:t>
      </w:r>
      <w:r w:rsidR="00C22F8C" w:rsidRPr="00A70FFD">
        <w:rPr>
          <w:rFonts w:cstheme="minorHAnsi"/>
          <w:sz w:val="20"/>
          <w:szCs w:val="20"/>
        </w:rPr>
        <w:t xml:space="preserve">Number </w:t>
      </w:r>
      <w:r w:rsidRPr="00A70FFD">
        <w:rPr>
          <w:rFonts w:cstheme="minorHAnsi"/>
          <w:sz w:val="20"/>
          <w:szCs w:val="20"/>
        </w:rPr>
        <w:t xml:space="preserve">at the top of every </w:t>
      </w:r>
      <w:r w:rsidR="00E8727E" w:rsidRPr="00A70FFD">
        <w:rPr>
          <w:rFonts w:cstheme="minorHAnsi"/>
          <w:sz w:val="20"/>
          <w:szCs w:val="20"/>
        </w:rPr>
        <w:t>page</w:t>
      </w:r>
      <w:r w:rsidRPr="00A70FFD">
        <w:rPr>
          <w:rFonts w:cstheme="minorHAnsi"/>
          <w:sz w:val="20"/>
          <w:szCs w:val="20"/>
        </w:rPr>
        <w:t>.</w:t>
      </w:r>
    </w:p>
    <w:p w14:paraId="1E6C3A69" w14:textId="5599D247" w:rsidR="00EE605B" w:rsidRPr="00A70FFD" w:rsidRDefault="00EE605B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b/>
          <w:bCs/>
          <w:sz w:val="20"/>
          <w:szCs w:val="20"/>
        </w:rPr>
      </w:pPr>
      <w:r w:rsidRPr="00A70FFD">
        <w:rPr>
          <w:rFonts w:cstheme="minorHAnsi"/>
          <w:b/>
          <w:bCs/>
          <w:sz w:val="20"/>
          <w:szCs w:val="20"/>
        </w:rPr>
        <w:t xml:space="preserve">Please generate a new subject </w:t>
      </w:r>
      <w:r w:rsidR="00A44097" w:rsidRPr="00A70FFD">
        <w:rPr>
          <w:rFonts w:cstheme="minorHAnsi"/>
          <w:b/>
          <w:bCs/>
          <w:sz w:val="20"/>
          <w:szCs w:val="20"/>
        </w:rPr>
        <w:t>ID</w:t>
      </w:r>
      <w:r w:rsidRPr="00A70FFD">
        <w:rPr>
          <w:rFonts w:cstheme="minorHAnsi"/>
          <w:b/>
          <w:bCs/>
          <w:sz w:val="20"/>
          <w:szCs w:val="20"/>
        </w:rPr>
        <w:t xml:space="preserve"> for </w:t>
      </w:r>
      <w:r w:rsidR="001237A0" w:rsidRPr="00A70FFD">
        <w:rPr>
          <w:rFonts w:cstheme="minorHAnsi"/>
          <w:b/>
          <w:bCs/>
          <w:sz w:val="20"/>
          <w:szCs w:val="20"/>
        </w:rPr>
        <w:t xml:space="preserve">each </w:t>
      </w:r>
      <w:r w:rsidRPr="00A70FFD">
        <w:rPr>
          <w:rFonts w:cstheme="minorHAnsi"/>
          <w:b/>
          <w:bCs/>
          <w:sz w:val="20"/>
          <w:szCs w:val="20"/>
        </w:rPr>
        <w:t>re-</w:t>
      </w:r>
      <w:r w:rsidR="007D5D61" w:rsidRPr="00A70FFD">
        <w:rPr>
          <w:rFonts w:cstheme="minorHAnsi"/>
          <w:b/>
          <w:bCs/>
          <w:sz w:val="20"/>
          <w:szCs w:val="20"/>
        </w:rPr>
        <w:t>admission</w:t>
      </w:r>
    </w:p>
    <w:p w14:paraId="56A9DA65" w14:textId="619628D7" w:rsidR="00AA6BD7" w:rsidRPr="00A70FFD" w:rsidRDefault="00F21CDE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CRF</w:t>
      </w:r>
      <w:r w:rsidR="00BE715B" w:rsidRPr="00A70FFD">
        <w:rPr>
          <w:rFonts w:cstheme="minorHAnsi"/>
          <w:sz w:val="20"/>
          <w:szCs w:val="20"/>
        </w:rPr>
        <w:t xml:space="preserve"> </w:t>
      </w:r>
      <w:r w:rsidR="000F27A6" w:rsidRPr="00A70FFD">
        <w:rPr>
          <w:rFonts w:cstheme="minorHAnsi"/>
          <w:sz w:val="20"/>
          <w:szCs w:val="20"/>
        </w:rPr>
        <w:t>d</w:t>
      </w:r>
      <w:r w:rsidR="00046D5C" w:rsidRPr="00A70FFD">
        <w:rPr>
          <w:rFonts w:cstheme="minorHAnsi"/>
          <w:sz w:val="20"/>
          <w:szCs w:val="20"/>
        </w:rPr>
        <w:t xml:space="preserve">ata </w:t>
      </w:r>
      <w:r w:rsidR="00BE715B" w:rsidRPr="00A70FFD">
        <w:rPr>
          <w:rFonts w:cstheme="minorHAnsi"/>
          <w:sz w:val="20"/>
          <w:szCs w:val="20"/>
        </w:rPr>
        <w:t>should</w:t>
      </w:r>
      <w:r w:rsidR="00046D5C" w:rsidRPr="00A70FFD">
        <w:rPr>
          <w:rFonts w:cstheme="minorHAnsi"/>
          <w:sz w:val="20"/>
          <w:szCs w:val="20"/>
        </w:rPr>
        <w:t xml:space="preserve"> be entered to the central database at</w:t>
      </w:r>
      <w:r w:rsidR="00383A83" w:rsidRPr="00A70FFD">
        <w:rPr>
          <w:rFonts w:cstheme="minorHAnsi"/>
          <w:sz w:val="20"/>
          <w:szCs w:val="20"/>
        </w:rPr>
        <w:t xml:space="preserve"> </w:t>
      </w:r>
      <w:hyperlink r:id="rId14" w:history="1">
        <w:r w:rsidR="00961941" w:rsidRPr="00A70FFD">
          <w:rPr>
            <w:rStyle w:val="Hyperlink"/>
            <w:sz w:val="20"/>
            <w:szCs w:val="20"/>
          </w:rPr>
          <w:t>https://ncov.medsci.ox.ac.uk</w:t>
        </w:r>
      </w:hyperlink>
    </w:p>
    <w:p w14:paraId="65FDF365" w14:textId="71754F03" w:rsidR="00BE715B" w:rsidRPr="00A70FFD" w:rsidRDefault="00BE715B" w:rsidP="002768B0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proofErr w:type="spellStart"/>
      <w:r w:rsidRPr="00A70FFD">
        <w:rPr>
          <w:rFonts w:cstheme="minorHAnsi"/>
          <w:sz w:val="20"/>
          <w:szCs w:val="20"/>
        </w:rPr>
        <w:t>R</w:t>
      </w:r>
      <w:r w:rsidR="00265F42" w:rsidRPr="00A70FFD">
        <w:rPr>
          <w:rFonts w:cstheme="minorHAnsi"/>
          <w:sz w:val="20"/>
          <w:szCs w:val="20"/>
        </w:rPr>
        <w:t>ED</w:t>
      </w:r>
      <w:r w:rsidRPr="00A70FFD">
        <w:rPr>
          <w:rFonts w:cstheme="minorHAnsi"/>
          <w:sz w:val="20"/>
          <w:szCs w:val="20"/>
        </w:rPr>
        <w:t>Cap</w:t>
      </w:r>
      <w:proofErr w:type="spellEnd"/>
      <w:r w:rsidRPr="00A70FFD">
        <w:rPr>
          <w:rFonts w:cstheme="minorHAnsi"/>
          <w:sz w:val="20"/>
          <w:szCs w:val="20"/>
        </w:rPr>
        <w:t xml:space="preserve"> registration access is obtained by contacting</w:t>
      </w:r>
      <w:r w:rsidR="00265F42" w:rsidRPr="00A70FFD">
        <w:rPr>
          <w:sz w:val="20"/>
          <w:szCs w:val="20"/>
        </w:rPr>
        <w:t xml:space="preserve"> </w:t>
      </w:r>
      <w:hyperlink r:id="rId15" w:history="1"/>
      <w:hyperlink r:id="rId16" w:history="1">
        <w:r w:rsidR="000F27A6" w:rsidRPr="00A70FFD">
          <w:rPr>
            <w:rStyle w:val="Hyperlink"/>
            <w:rFonts w:ascii="Calibri" w:hAnsi="Calibri" w:cs="Calibri"/>
            <w:sz w:val="20"/>
            <w:szCs w:val="20"/>
          </w:rPr>
          <w:t>CCP.REDCap@liverpool.ac.uk</w:t>
        </w:r>
      </w:hyperlink>
      <w:r w:rsidR="00BA4FC9" w:rsidRPr="00A70FFD">
        <w:rPr>
          <w:rFonts w:ascii="Calibri" w:hAnsi="Calibri" w:cs="Calibri"/>
          <w:sz w:val="20"/>
          <w:szCs w:val="20"/>
        </w:rPr>
        <w:t xml:space="preserve"> </w:t>
      </w:r>
    </w:p>
    <w:p w14:paraId="7E84318F" w14:textId="31D94762" w:rsidR="00BE715B" w:rsidRDefault="00BE715B" w:rsidP="002768B0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Please contact us a</w:t>
      </w:r>
      <w:r w:rsidR="00C07508" w:rsidRPr="00A70FFD">
        <w:rPr>
          <w:rFonts w:cstheme="minorHAnsi"/>
          <w:sz w:val="20"/>
          <w:szCs w:val="20"/>
        </w:rPr>
        <w:t xml:space="preserve">t </w:t>
      </w:r>
      <w:hyperlink r:id="rId17" w:history="1">
        <w:r w:rsidR="000F27A6" w:rsidRPr="00A70FFD">
          <w:rPr>
            <w:rStyle w:val="Hyperlink"/>
            <w:rFonts w:ascii="Calibri" w:hAnsi="Calibri" w:cs="Calibri"/>
            <w:sz w:val="20"/>
            <w:szCs w:val="20"/>
          </w:rPr>
          <w:t>CCP.REDCap@liverpool.ac.uk</w:t>
        </w:r>
      </w:hyperlink>
      <w:r w:rsidR="00E15DF4" w:rsidRPr="00A70FFD">
        <w:rPr>
          <w:rFonts w:ascii="Calibri" w:hAnsi="Calibri" w:cs="Calibri"/>
          <w:sz w:val="20"/>
          <w:szCs w:val="20"/>
        </w:rPr>
        <w:t xml:space="preserve"> </w:t>
      </w:r>
      <w:r w:rsidR="00B702CA" w:rsidRPr="00A70FFD">
        <w:rPr>
          <w:rFonts w:ascii="Calibri" w:hAnsi="Calibri" w:cs="Calibri"/>
          <w:sz w:val="20"/>
          <w:szCs w:val="20"/>
        </w:rPr>
        <w:t>for</w:t>
      </w:r>
      <w:r w:rsidRPr="00A70FFD">
        <w:rPr>
          <w:rFonts w:cstheme="minorHAnsi"/>
          <w:sz w:val="20"/>
          <w:szCs w:val="20"/>
        </w:rPr>
        <w:t xml:space="preserve"> help with database problems</w:t>
      </w:r>
      <w:r w:rsidR="00B66F4C" w:rsidRPr="00A70FFD">
        <w:rPr>
          <w:rFonts w:cstheme="minorHAnsi"/>
          <w:sz w:val="20"/>
          <w:szCs w:val="20"/>
        </w:rPr>
        <w:t>.</w:t>
      </w:r>
    </w:p>
    <w:p w14:paraId="77943FFB" w14:textId="77777777" w:rsidR="004D1F23" w:rsidRPr="00A70FFD" w:rsidRDefault="004D1F23" w:rsidP="004D1F23">
      <w:pPr>
        <w:pStyle w:val="ListParagraph"/>
        <w:spacing w:before="120" w:line="288" w:lineRule="auto"/>
        <w:rPr>
          <w:rFonts w:cstheme="minorHAnsi"/>
          <w:sz w:val="20"/>
          <w:szCs w:val="20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509"/>
      </w:tblGrid>
      <w:tr w:rsidR="002875E2" w14:paraId="6DDA3036" w14:textId="77777777" w:rsidTr="00471CAC">
        <w:trPr>
          <w:trHeight w:val="3749"/>
        </w:trPr>
        <w:tc>
          <w:tcPr>
            <w:tcW w:w="10509" w:type="dxa"/>
          </w:tcPr>
          <w:p w14:paraId="0E22E45B" w14:textId="77777777" w:rsidR="004D1F23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</w:p>
          <w:p w14:paraId="0168246A" w14:textId="63BE146F" w:rsidR="002875E2" w:rsidRDefault="002875E2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  <w:r w:rsidRPr="00471CAC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  <w:t>RULES DEFINING DAYS</w:t>
            </w:r>
          </w:p>
          <w:p w14:paraId="29C7741C" w14:textId="77777777" w:rsidR="004D1F23" w:rsidRPr="00471CAC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</w:pPr>
          </w:p>
          <w:p w14:paraId="1349A20B" w14:textId="77777777" w:rsidR="002875E2" w:rsidRPr="00471CAC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 xml:space="preserve">Day of Admission = Day of Admission regardless, </w:t>
            </w:r>
            <w:proofErr w:type="gramStart"/>
            <w:r w:rsidRPr="00471CAC">
              <w:rPr>
                <w:rFonts w:cstheme="minorHAnsi"/>
                <w:color w:val="000000"/>
              </w:rPr>
              <w:t>e.g.</w:t>
            </w:r>
            <w:proofErr w:type="gramEnd"/>
            <w:r w:rsidRPr="00471CAC">
              <w:rPr>
                <w:rFonts w:cstheme="minorHAnsi"/>
                <w:color w:val="000000"/>
              </w:rPr>
              <w:t xml:space="preserve"> even if admitted 2 months ago for a broken hip.</w:t>
            </w:r>
          </w:p>
          <w:p w14:paraId="0ADA47EF" w14:textId="77777777" w:rsidR="002875E2" w:rsidRPr="00471CAC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 xml:space="preserve">For Community Acquired COVID-19 </w:t>
            </w:r>
            <w:proofErr w:type="gramStart"/>
            <w:r w:rsidRPr="00471CAC">
              <w:rPr>
                <w:rFonts w:cstheme="minorHAnsi"/>
                <w:color w:val="000000"/>
              </w:rPr>
              <w:t>i.e.</w:t>
            </w:r>
            <w:proofErr w:type="gramEnd"/>
            <w:r w:rsidRPr="00471CAC">
              <w:rPr>
                <w:rFonts w:cstheme="minorHAnsi"/>
                <w:color w:val="000000"/>
              </w:rPr>
              <w:t xml:space="preserve"> admitted with symptoms consistent with COVID-19, day 1 = first 24 hours of admission.</w:t>
            </w:r>
          </w:p>
          <w:p w14:paraId="730642D2" w14:textId="77777777" w:rsidR="002875E2" w:rsidRPr="00471CAC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 xml:space="preserve">For those who are already admitted for any other reason and who subsequently test positive, day 1 = day the positive COVID-19 test </w:t>
            </w:r>
            <w:r w:rsidRPr="00471CAC">
              <w:rPr>
                <w:rFonts w:cstheme="minorHAnsi"/>
                <w:b/>
                <w:bCs/>
                <w:color w:val="000000"/>
              </w:rPr>
              <w:t>was collected</w:t>
            </w:r>
            <w:r w:rsidRPr="00471CAC">
              <w:rPr>
                <w:rFonts w:cstheme="minorHAnsi"/>
                <w:color w:val="000000"/>
              </w:rPr>
              <w:t>.</w:t>
            </w:r>
          </w:p>
          <w:p w14:paraId="523E742D" w14:textId="27BFD889" w:rsidR="002875E2" w:rsidRPr="00471CAC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>Rules 2 and 3 are important but we recognise that start of biological sampling for Tier 1 and 2 may be deferred or delayed for several reasons, e.g.  due to a delay in the COVID-19 result being reported. If this happens, please take the d1 sample set as soon as possible and then d3 and d9 according to schedule</w:t>
            </w:r>
            <w:r w:rsidR="001B2FE3" w:rsidRPr="00471CAC">
              <w:rPr>
                <w:rFonts w:cstheme="minorHAnsi"/>
                <w:color w:val="000000"/>
              </w:rPr>
              <w:t>, or as close as possible</w:t>
            </w:r>
            <w:r w:rsidRPr="00471CAC">
              <w:rPr>
                <w:rFonts w:cstheme="minorHAnsi"/>
                <w:color w:val="000000"/>
              </w:rPr>
              <w:t>.</w:t>
            </w:r>
          </w:p>
          <w:p w14:paraId="57DA5A85" w14:textId="4A87A8E7" w:rsidR="002875E2" w:rsidRPr="003409D7" w:rsidRDefault="002875E2" w:rsidP="00450AAD">
            <w:pPr>
              <w:pStyle w:val="ListParagraph"/>
              <w:numPr>
                <w:ilvl w:val="0"/>
                <w:numId w:val="8"/>
              </w:numPr>
              <w:spacing w:after="0"/>
              <w:rPr>
                <w:ins w:id="1" w:author="Clark Russell" w:date="2021-09-07T10:20:00Z"/>
                <w:rPrChange w:id="2" w:author="Clark Russell" w:date="2021-09-07T10:21:00Z">
                  <w:rPr>
                    <w:ins w:id="3" w:author="Clark Russell" w:date="2021-09-07T10:20:00Z"/>
                    <w:rFonts w:ascii="Calibri" w:hAnsi="Calibri" w:cs="Calibri"/>
                    <w:color w:val="000000"/>
                  </w:rPr>
                </w:rPrChange>
              </w:rPr>
            </w:pPr>
            <w:r w:rsidRPr="00471CAC">
              <w:rPr>
                <w:rFonts w:ascii="Calibri" w:hAnsi="Calibri" w:cs="Calibri"/>
                <w:color w:val="000000"/>
              </w:rPr>
              <w:t xml:space="preserve">For Tier Zero date of enrolment is date on which </w:t>
            </w:r>
            <w:r w:rsidR="00D8275E" w:rsidRPr="00471CAC">
              <w:rPr>
                <w:rFonts w:ascii="Calibri" w:hAnsi="Calibri" w:cs="Calibri"/>
                <w:color w:val="000000"/>
              </w:rPr>
              <w:t xml:space="preserve">the act of </w:t>
            </w:r>
            <w:r w:rsidRPr="00471CAC">
              <w:rPr>
                <w:rFonts w:ascii="Calibri" w:hAnsi="Calibri" w:cs="Calibri"/>
                <w:color w:val="000000"/>
              </w:rPr>
              <w:t>data collection started</w:t>
            </w:r>
            <w:r w:rsidR="001B2FE3" w:rsidRPr="00471CAC">
              <w:rPr>
                <w:rFonts w:ascii="Calibri" w:hAnsi="Calibri" w:cs="Calibri"/>
                <w:color w:val="000000"/>
              </w:rPr>
              <w:t xml:space="preserve"> (no consent)</w:t>
            </w:r>
            <w:r w:rsidRPr="00471CAC">
              <w:rPr>
                <w:rFonts w:ascii="Calibri" w:hAnsi="Calibri" w:cs="Calibri"/>
                <w:color w:val="000000"/>
              </w:rPr>
              <w:t>. </w:t>
            </w:r>
            <w:r w:rsidRPr="00471CAC">
              <w:rPr>
                <w:rFonts w:ascii="Calibri" w:hAnsi="Calibri" w:cs="Calibri"/>
                <w:color w:val="000000"/>
              </w:rPr>
              <w:br/>
              <w:t>For Tier 1 &amp; 2 date of enrolment is date of consent</w:t>
            </w:r>
            <w:r w:rsidR="001B2FE3" w:rsidRPr="00471CAC">
              <w:rPr>
                <w:rFonts w:ascii="Calibri" w:hAnsi="Calibri" w:cs="Calibri"/>
                <w:color w:val="000000"/>
              </w:rPr>
              <w:t>.</w:t>
            </w:r>
          </w:p>
          <w:p w14:paraId="51678022" w14:textId="7BDF7117" w:rsidR="003409D7" w:rsidRPr="003409D7" w:rsidDel="003409D7" w:rsidRDefault="003409D7" w:rsidP="003409D7">
            <w:pPr>
              <w:pStyle w:val="ListParagraph"/>
              <w:numPr>
                <w:ilvl w:val="0"/>
                <w:numId w:val="8"/>
              </w:numPr>
              <w:spacing w:after="0"/>
              <w:rPr>
                <w:del w:id="4" w:author="Clark Russell" w:date="2021-09-07T10:22:00Z"/>
                <w:rPrChange w:id="5" w:author="Clark Russell" w:date="2021-09-07T10:21:00Z">
                  <w:rPr>
                    <w:del w:id="6" w:author="Clark Russell" w:date="2021-09-07T10:22:00Z"/>
                    <w:sz w:val="24"/>
                    <w:szCs w:val="24"/>
                  </w:rPr>
                </w:rPrChange>
              </w:rPr>
              <w:pPrChange w:id="7" w:author="Clark Russell" w:date="2021-09-07T10:22:00Z">
                <w:pPr>
                  <w:pStyle w:val="ListParagraph"/>
                  <w:numPr>
                    <w:numId w:val="8"/>
                  </w:numPr>
                  <w:spacing w:after="0"/>
                  <w:ind w:hanging="360"/>
                </w:pPr>
              </w:pPrChange>
            </w:pPr>
            <w:ins w:id="8" w:author="Clark Russell" w:date="2021-09-07T10:21:00Z">
              <w:r>
                <w:rPr>
                  <w:rFonts w:ascii="Calibri" w:hAnsi="Calibri" w:cs="Calibri"/>
                  <w:color w:val="000000"/>
                </w:rPr>
                <w:t>Outcome form data (pathogen testing, medication, treatment and complications</w:t>
              </w:r>
            </w:ins>
            <w:ins w:id="9" w:author="Clark Russell" w:date="2021-09-07T10:23:00Z">
              <w:r>
                <w:rPr>
                  <w:rFonts w:ascii="Calibri" w:hAnsi="Calibri" w:cs="Calibri"/>
                  <w:color w:val="000000"/>
                </w:rPr>
                <w:t>)</w:t>
              </w:r>
            </w:ins>
            <w:ins w:id="10" w:author="Clark Russell" w:date="2021-09-07T10:21:00Z">
              <w:r>
                <w:rPr>
                  <w:rFonts w:ascii="Calibri" w:hAnsi="Calibri" w:cs="Calibri"/>
                  <w:color w:val="000000"/>
                </w:rPr>
                <w:t xml:space="preserve"> rela</w:t>
              </w:r>
            </w:ins>
            <w:ins w:id="11" w:author="Clark Russell" w:date="2021-09-07T10:22:00Z">
              <w:r>
                <w:rPr>
                  <w:rFonts w:ascii="Calibri" w:hAnsi="Calibri" w:cs="Calibri"/>
                  <w:color w:val="000000"/>
                </w:rPr>
                <w:t xml:space="preserve">tes to the Covid episode, </w:t>
              </w:r>
              <w:proofErr w:type="gramStart"/>
              <w:r>
                <w:rPr>
                  <w:rFonts w:ascii="Calibri" w:hAnsi="Calibri" w:cs="Calibri"/>
                  <w:color w:val="000000"/>
                </w:rPr>
                <w:t>i.e.</w:t>
              </w:r>
              <w:proofErr w:type="gramEnd"/>
              <w:r>
                <w:rPr>
                  <w:rFonts w:ascii="Calibri" w:hAnsi="Calibri" w:cs="Calibri"/>
                  <w:color w:val="000000"/>
                </w:rPr>
                <w:t xml:space="preserve"> for those initially admitted for another reason and subsequently test positive, the data should relate to t</w:t>
              </w:r>
            </w:ins>
            <w:ins w:id="12" w:author="Clark Russell" w:date="2021-09-07T10:23:00Z">
              <w:r>
                <w:rPr>
                  <w:rFonts w:ascii="Calibri" w:hAnsi="Calibri" w:cs="Calibri"/>
                  <w:color w:val="000000"/>
                </w:rPr>
                <w:t xml:space="preserve">he Covid illness episode </w:t>
              </w:r>
              <w:r w:rsidRPr="003409D7">
                <w:rPr>
                  <w:rFonts w:ascii="Calibri" w:hAnsi="Calibri" w:cs="Calibri"/>
                  <w:b/>
                  <w:bCs/>
                  <w:color w:val="000000"/>
                  <w:rPrChange w:id="13" w:author="Clark Russell" w:date="2021-09-07T10:24:00Z">
                    <w:rPr>
                      <w:rFonts w:ascii="Calibri" w:hAnsi="Calibri" w:cs="Calibri"/>
                      <w:color w:val="000000"/>
                    </w:rPr>
                  </w:rPrChange>
                </w:rPr>
                <w:t>after</w:t>
              </w:r>
              <w:r>
                <w:rPr>
                  <w:rFonts w:ascii="Calibri" w:hAnsi="Calibri" w:cs="Calibri"/>
                  <w:color w:val="000000"/>
                </w:rPr>
                <w:t xml:space="preserve"> the positive test was collected.</w:t>
              </w:r>
            </w:ins>
          </w:p>
          <w:p w14:paraId="6550F52A" w14:textId="0D678808" w:rsidR="004D1F23" w:rsidRPr="002875E2" w:rsidRDefault="004D1F23" w:rsidP="003409D7">
            <w:pPr>
              <w:pStyle w:val="ListParagraph"/>
              <w:numPr>
                <w:ilvl w:val="0"/>
                <w:numId w:val="8"/>
              </w:numPr>
              <w:spacing w:after="0"/>
              <w:rPr>
                <w:sz w:val="24"/>
                <w:szCs w:val="24"/>
              </w:rPr>
              <w:pPrChange w:id="14" w:author="Clark Russell" w:date="2021-09-07T10:22:00Z">
                <w:pPr>
                  <w:pStyle w:val="ListParagraph"/>
                  <w:spacing w:after="0"/>
                </w:pPr>
              </w:pPrChange>
            </w:pPr>
          </w:p>
        </w:tc>
      </w:tr>
    </w:tbl>
    <w:p w14:paraId="02E5A943" w14:textId="25A4395D" w:rsidR="000B282C" w:rsidRDefault="000B282C" w:rsidP="00A70FFD">
      <w:pPr>
        <w:rPr>
          <w:rFonts w:cstheme="minorHAnsi"/>
          <w:b/>
          <w:sz w:val="28"/>
          <w:szCs w:val="28"/>
        </w:rPr>
      </w:pPr>
    </w:p>
    <w:p w14:paraId="283971BD" w14:textId="3ECD280B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F85F34E" w14:textId="30D3D1DA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49265BDB" w14:textId="5F9EBB38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67814B4D" w14:textId="6632C1C1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444001D3" w14:textId="6692C70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27EA4D68" w14:textId="62A85DE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70275FED" w14:textId="3197EE5A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2C9FB1DD" w14:textId="0577237C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4699085D" w14:textId="77E2BA1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009EA2F" w14:textId="2769E138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7FA3FAB9" w14:textId="6B9F3E77" w:rsidR="001D7A05" w:rsidRDefault="001D7A05" w:rsidP="00A70FFD">
      <w:pPr>
        <w:rPr>
          <w:rFonts w:cstheme="minorHAnsi"/>
          <w:b/>
          <w:sz w:val="28"/>
          <w:szCs w:val="28"/>
        </w:rPr>
      </w:pPr>
    </w:p>
    <w:p w14:paraId="572C390A" w14:textId="77777777" w:rsidR="004D1F23" w:rsidRPr="00A70FFD" w:rsidRDefault="004D1F23" w:rsidP="00A70FFD">
      <w:pPr>
        <w:rPr>
          <w:rFonts w:cstheme="minorHAnsi"/>
          <w:b/>
          <w:sz w:val="28"/>
          <w:szCs w:val="28"/>
        </w:rPr>
      </w:pPr>
    </w:p>
    <w:p w14:paraId="11ABF6F0" w14:textId="7930E515" w:rsidR="005822A6" w:rsidRDefault="005822A6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  <w:r w:rsidRPr="005822A6">
        <w:rPr>
          <w:rFonts w:cstheme="minorHAnsi"/>
          <w:b/>
          <w:sz w:val="28"/>
          <w:szCs w:val="28"/>
        </w:rPr>
        <w:t>CASE REPORT FORMS</w:t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  <w:t xml:space="preserve">FRONT PAGE 3 of </w:t>
      </w:r>
      <w:r w:rsidR="000B282C">
        <w:rPr>
          <w:rFonts w:cstheme="minorHAnsi"/>
          <w:b/>
          <w:sz w:val="28"/>
          <w:szCs w:val="28"/>
        </w:rPr>
        <w:t>4</w:t>
      </w:r>
    </w:p>
    <w:p w14:paraId="5456522F" w14:textId="77777777" w:rsidR="00E02828" w:rsidRPr="005822A6" w:rsidRDefault="00E02828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</w:p>
    <w:p w14:paraId="4D2C398B" w14:textId="49091746" w:rsidR="00A577DA" w:rsidRPr="00471CAC" w:rsidRDefault="00D316F8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>
        <w:rPr>
          <w:rFonts w:cstheme="minorHAnsi"/>
        </w:rPr>
        <w:t>Ideally c</w:t>
      </w:r>
      <w:r w:rsidR="00A577DA" w:rsidRPr="00471CAC">
        <w:rPr>
          <w:rFonts w:cstheme="minorHAnsi"/>
        </w:rPr>
        <w:t>omplete every line of every section</w:t>
      </w:r>
      <w:r w:rsidR="001F1675" w:rsidRPr="00471CAC">
        <w:rPr>
          <w:rFonts w:cstheme="minorHAnsi"/>
        </w:rPr>
        <w:t xml:space="preserve">, except for where the instructions say to skip a section based on certain </w:t>
      </w:r>
      <w:r w:rsidR="0096229F" w:rsidRPr="00471CAC">
        <w:rPr>
          <w:rFonts w:cstheme="minorHAnsi"/>
        </w:rPr>
        <w:t>responses</w:t>
      </w:r>
      <w:r w:rsidR="001F1675" w:rsidRPr="00471CAC">
        <w:rPr>
          <w:rFonts w:cstheme="minorHAnsi"/>
        </w:rPr>
        <w:t xml:space="preserve">. </w:t>
      </w:r>
      <w:r>
        <w:rPr>
          <w:rFonts w:cstheme="minorHAnsi"/>
        </w:rPr>
        <w:t>This may not be possible in surge conditions.</w:t>
      </w:r>
    </w:p>
    <w:p w14:paraId="34A87611" w14:textId="5C91215B" w:rsidR="000A146F" w:rsidRPr="00471CAC" w:rsidRDefault="000A146F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Selections with square boxes </w:t>
      </w:r>
      <w:r w:rsidR="00B70756" w:rsidRPr="00471CAC">
        <w:rPr>
          <w:rFonts w:cstheme="minorHAnsi"/>
        </w:rPr>
        <w:t>(</w:t>
      </w:r>
      <w:r w:rsidR="00B70756" w:rsidRPr="00471CAC">
        <w:rPr>
          <w:rFonts w:ascii="Segoe UI Symbol" w:eastAsia="MS Gothic" w:hAnsi="Segoe UI Symbol" w:cs="Segoe UI Symbol"/>
          <w:b/>
          <w:bCs/>
          <w:color w:val="000000"/>
        </w:rPr>
        <w:t>☐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 xml:space="preserve">are single selection answers (choose one </w:t>
      </w:r>
      <w:r w:rsidR="00B70756" w:rsidRPr="00471CAC">
        <w:rPr>
          <w:rFonts w:cstheme="minorHAnsi"/>
        </w:rPr>
        <w:t>answer</w:t>
      </w:r>
      <w:r w:rsidRPr="00471CAC">
        <w:rPr>
          <w:rFonts w:cstheme="minorHAnsi"/>
        </w:rPr>
        <w:t xml:space="preserve"> only). Selections with circles </w:t>
      </w:r>
      <w:r w:rsidR="00B70756" w:rsidRPr="00471CAC">
        <w:rPr>
          <w:rFonts w:cstheme="minorHAnsi"/>
        </w:rPr>
        <w:t>(</w:t>
      </w:r>
      <w:r w:rsidR="00866745" w:rsidRPr="00471CAC">
        <w:rPr>
          <w:rFonts w:cstheme="minorHAnsi"/>
          <w:b/>
          <w:bCs/>
          <w:color w:val="000000"/>
        </w:rPr>
        <w:t>o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>are multiple selection answers (choose as many answers as are applicable).</w:t>
      </w:r>
    </w:p>
    <w:p w14:paraId="62318122" w14:textId="35023D90" w:rsidR="0001424D" w:rsidRPr="00471CAC" w:rsidRDefault="004E2E09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  <w:u w:val="single"/>
        </w:rPr>
      </w:pPr>
      <w:r w:rsidRPr="00471CAC">
        <w:rPr>
          <w:rFonts w:cstheme="minorHAnsi"/>
          <w:u w:val="single"/>
        </w:rPr>
        <w:t xml:space="preserve">Some fields are </w:t>
      </w:r>
      <w:r w:rsidR="009E0DCD" w:rsidRPr="00471CAC">
        <w:rPr>
          <w:rFonts w:cstheme="minorHAnsi"/>
          <w:u w:val="single"/>
        </w:rPr>
        <w:t xml:space="preserve">considered </w:t>
      </w:r>
      <w:r w:rsidR="009E0DCD" w:rsidRPr="00471CAC">
        <w:rPr>
          <w:rFonts w:cstheme="minorHAnsi"/>
          <w:b/>
          <w:bCs/>
          <w:u w:val="single"/>
        </w:rPr>
        <w:t>URGENT AND ESSENTIAL</w:t>
      </w:r>
      <w:r w:rsidRPr="00471CAC">
        <w:rPr>
          <w:rFonts w:cstheme="minorHAnsi"/>
          <w:u w:val="single"/>
        </w:rPr>
        <w:t xml:space="preserve">. These are marked </w:t>
      </w:r>
      <w:r w:rsidRPr="00471CAC">
        <w:rPr>
          <w:rFonts w:cstheme="minorHAnsi"/>
          <w:b/>
          <w:bCs/>
          <w:u w:val="single"/>
        </w:rPr>
        <w:t xml:space="preserve">BOLD </w:t>
      </w:r>
      <w:r w:rsidR="009E0DCD" w:rsidRPr="00471CAC">
        <w:rPr>
          <w:rFonts w:cstheme="minorHAnsi"/>
          <w:b/>
          <w:bCs/>
          <w:u w:val="single"/>
        </w:rPr>
        <w:t>AND</w:t>
      </w:r>
      <w:r w:rsidRPr="00471CAC">
        <w:rPr>
          <w:rFonts w:cstheme="minorHAnsi"/>
          <w:b/>
          <w:bCs/>
          <w:u w:val="single"/>
        </w:rPr>
        <w:t xml:space="preserve"> UNDERLINED</w:t>
      </w:r>
      <w:r w:rsidR="0001424D" w:rsidRPr="00471CAC">
        <w:rPr>
          <w:rFonts w:cstheme="minorHAnsi"/>
          <w:b/>
          <w:bCs/>
          <w:u w:val="single"/>
        </w:rPr>
        <w:br/>
      </w:r>
      <w:r w:rsidR="0082205A" w:rsidRPr="00471CAC">
        <w:rPr>
          <w:rFonts w:cstheme="minorHAnsi"/>
          <w:b/>
          <w:bCs/>
          <w:u w:val="single"/>
        </w:rPr>
        <w:t>IN ALL CIRCUMSTANCES</w:t>
      </w:r>
      <w:r w:rsidR="0001424D" w:rsidRPr="00471CAC">
        <w:rPr>
          <w:rFonts w:cstheme="minorHAnsi"/>
          <w:b/>
          <w:bCs/>
          <w:u w:val="single"/>
        </w:rPr>
        <w:t xml:space="preserve"> PLEASE PRIORITI</w:t>
      </w:r>
      <w:r w:rsidR="0082205A" w:rsidRPr="00471CAC">
        <w:rPr>
          <w:rFonts w:cstheme="minorHAnsi"/>
          <w:b/>
          <w:bCs/>
          <w:u w:val="single"/>
        </w:rPr>
        <w:t>SE</w:t>
      </w:r>
      <w:r w:rsidR="0001424D" w:rsidRPr="00471CAC">
        <w:rPr>
          <w:rFonts w:cstheme="minorHAnsi"/>
          <w:b/>
          <w:bCs/>
          <w:u w:val="single"/>
        </w:rPr>
        <w:t xml:space="preserve"> THESE DATA POINTS FOR URGENT UPLOAD.</w:t>
      </w:r>
    </w:p>
    <w:p w14:paraId="3DC64B95" w14:textId="4187EEA3" w:rsidR="00A577DA" w:rsidRPr="00471CAC" w:rsidRDefault="00440AB1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Mark ‘</w:t>
      </w:r>
      <w:r w:rsidR="0001424D" w:rsidRPr="00471CAC">
        <w:rPr>
          <w:rFonts w:cstheme="minorHAnsi"/>
        </w:rPr>
        <w:t>N/K</w:t>
      </w:r>
      <w:r w:rsidRPr="00471CAC">
        <w:rPr>
          <w:rFonts w:cstheme="minorHAnsi"/>
        </w:rPr>
        <w:t xml:space="preserve">’ for any results </w:t>
      </w:r>
      <w:r w:rsidR="00B15BE0" w:rsidRPr="00471CAC">
        <w:rPr>
          <w:rFonts w:cstheme="minorHAnsi"/>
        </w:rPr>
        <w:t xml:space="preserve">of laboratory values </w:t>
      </w:r>
      <w:r w:rsidRPr="00471CAC">
        <w:rPr>
          <w:rFonts w:cstheme="minorHAnsi"/>
        </w:rPr>
        <w:t>that are not</w:t>
      </w:r>
      <w:r w:rsidR="0001424D" w:rsidRPr="00471CAC">
        <w:rPr>
          <w:rFonts w:cstheme="minorHAnsi"/>
        </w:rPr>
        <w:t xml:space="preserve"> known or not</w:t>
      </w:r>
      <w:r w:rsidRPr="00471CAC">
        <w:rPr>
          <w:rFonts w:cstheme="minorHAnsi"/>
        </w:rPr>
        <w:t xml:space="preserve"> available</w:t>
      </w:r>
      <w:r w:rsidR="0001424D" w:rsidRPr="00471CAC">
        <w:rPr>
          <w:rFonts w:cstheme="minorHAnsi"/>
        </w:rPr>
        <w:t>.</w:t>
      </w:r>
    </w:p>
    <w:p w14:paraId="7B4E720F" w14:textId="2CEEC36A" w:rsidR="00A577DA" w:rsidRPr="00471CAC" w:rsidRDefault="00407558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A</w:t>
      </w:r>
      <w:r w:rsidR="00A577DA" w:rsidRPr="00471CAC">
        <w:rPr>
          <w:rFonts w:cstheme="minorHAnsi"/>
        </w:rPr>
        <w:t xml:space="preserve">void </w:t>
      </w:r>
      <w:r w:rsidRPr="00471CAC">
        <w:rPr>
          <w:rFonts w:cstheme="minorHAnsi"/>
        </w:rPr>
        <w:t xml:space="preserve">recording </w:t>
      </w:r>
      <w:r w:rsidR="009520E3" w:rsidRPr="00471CAC">
        <w:rPr>
          <w:rFonts w:cstheme="minorHAnsi"/>
        </w:rPr>
        <w:t>data</w:t>
      </w:r>
      <w:r w:rsidRPr="00471CAC">
        <w:rPr>
          <w:rFonts w:cstheme="minorHAnsi"/>
        </w:rPr>
        <w:t xml:space="preserve"> outside of the dedicated areas.  Sections are available for recording additional information.</w:t>
      </w:r>
    </w:p>
    <w:p w14:paraId="13A1C68E" w14:textId="00096B03" w:rsidR="00E11B3C" w:rsidRPr="00471CAC" w:rsidRDefault="00A577DA" w:rsidP="00406F92">
      <w:pPr>
        <w:pStyle w:val="ListParagraph"/>
        <w:numPr>
          <w:ilvl w:val="0"/>
          <w:numId w:val="10"/>
        </w:numPr>
        <w:spacing w:before="120" w:line="288" w:lineRule="auto"/>
        <w:ind w:left="426" w:hanging="76"/>
        <w:rPr>
          <w:rFonts w:cstheme="minorHAnsi"/>
        </w:rPr>
      </w:pPr>
      <w:r w:rsidRPr="00471CAC">
        <w:rPr>
          <w:rFonts w:cstheme="minorHAnsi"/>
        </w:rPr>
        <w:t xml:space="preserve">We recommend writing clearly in </w:t>
      </w:r>
      <w:r w:rsidR="00D45D5C" w:rsidRPr="00471CAC">
        <w:rPr>
          <w:rFonts w:cstheme="minorHAnsi"/>
        </w:rPr>
        <w:t xml:space="preserve">black </w:t>
      </w:r>
      <w:r w:rsidRPr="00471CAC">
        <w:rPr>
          <w:rFonts w:cstheme="minorHAnsi"/>
        </w:rPr>
        <w:t>ink, using BLOCK-CAPITAL LETTERS</w:t>
      </w:r>
      <w:r w:rsidR="004E651D" w:rsidRPr="00471CAC">
        <w:rPr>
          <w:rFonts w:cstheme="minorHAnsi"/>
        </w:rPr>
        <w:t>.</w:t>
      </w:r>
    </w:p>
    <w:p w14:paraId="3C5EFBC4" w14:textId="77777777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Place an (X) when you choose the corresponding answer.  To make corrections, strike through (-------) the data you wish to delete and write the correct data above it.  Please initial and date all corrections. </w:t>
      </w:r>
    </w:p>
    <w:p w14:paraId="744AF948" w14:textId="7CCEB7A9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In the case of a participant transferring between study sites, such as to a Nightingale Hospital, or other surge facility, it is preferred to maintain the same Participant Identification Number across the sites. When this i</w:t>
      </w:r>
      <w:r w:rsidR="00E17B98" w:rsidRPr="00471CAC">
        <w:rPr>
          <w:rFonts w:cstheme="minorHAnsi"/>
        </w:rPr>
        <w:t>s not possible a new Participant Identification Number should be assigned, the transferred participant will be linked by their identifiable data.</w:t>
      </w:r>
    </w:p>
    <w:p w14:paraId="7A64CA9A" w14:textId="25FAA9BF" w:rsidR="003C45B1" w:rsidRPr="00471CAC" w:rsidRDefault="00A577DA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Please keep </w:t>
      </w:r>
      <w:r w:rsidR="001C1F5F" w:rsidRPr="00471CAC">
        <w:rPr>
          <w:rFonts w:cstheme="minorHAnsi"/>
        </w:rPr>
        <w:t>all</w:t>
      </w:r>
      <w:r w:rsidRPr="00471CAC">
        <w:rPr>
          <w:rFonts w:cstheme="minorHAnsi"/>
        </w:rPr>
        <w:t xml:space="preserve"> </w:t>
      </w:r>
      <w:r w:rsidR="00512BC4" w:rsidRPr="00471CAC">
        <w:rPr>
          <w:rFonts w:cstheme="minorHAnsi"/>
        </w:rPr>
        <w:t xml:space="preserve">of </w:t>
      </w:r>
      <w:r w:rsidRPr="00471CAC">
        <w:rPr>
          <w:rFonts w:cstheme="minorHAnsi"/>
        </w:rPr>
        <w:t>the sheets for a single pa</w:t>
      </w:r>
      <w:r w:rsidR="00407558" w:rsidRPr="00471CAC">
        <w:rPr>
          <w:rFonts w:cstheme="minorHAnsi"/>
        </w:rPr>
        <w:t>rticipant</w:t>
      </w:r>
      <w:r w:rsidRPr="00471CAC">
        <w:rPr>
          <w:rFonts w:cstheme="minorHAnsi"/>
        </w:rPr>
        <w:t xml:space="preserve"> together </w:t>
      </w:r>
      <w:proofErr w:type="gramStart"/>
      <w:r w:rsidRPr="00471CAC">
        <w:rPr>
          <w:rFonts w:cstheme="minorHAnsi"/>
        </w:rPr>
        <w:t>e.g.</w:t>
      </w:r>
      <w:proofErr w:type="gramEnd"/>
      <w:r w:rsidRPr="00471CAC">
        <w:rPr>
          <w:rFonts w:cstheme="minorHAnsi"/>
        </w:rPr>
        <w:t xml:space="preserve"> with a staple or </w:t>
      </w:r>
      <w:r w:rsidR="00407558" w:rsidRPr="00471CAC">
        <w:rPr>
          <w:rFonts w:cstheme="minorHAnsi"/>
        </w:rPr>
        <w:t>participant-unique</w:t>
      </w:r>
      <w:r w:rsidR="00A2012B" w:rsidRPr="00471CAC">
        <w:rPr>
          <w:rFonts w:cstheme="minorHAnsi"/>
        </w:rPr>
        <w:t xml:space="preserve"> </w:t>
      </w:r>
      <w:r w:rsidRPr="00471CAC">
        <w:rPr>
          <w:rFonts w:cstheme="minorHAnsi"/>
        </w:rPr>
        <w:t>folder</w:t>
      </w:r>
      <w:r w:rsidR="004E651D" w:rsidRPr="00471CAC">
        <w:rPr>
          <w:rFonts w:cstheme="minorHAnsi"/>
        </w:rPr>
        <w:t>.</w:t>
      </w:r>
    </w:p>
    <w:p w14:paraId="4A6E0041" w14:textId="2168C96E" w:rsidR="00D17EDD" w:rsidRPr="00471CAC" w:rsidRDefault="00A81C5F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Th</w:t>
      </w:r>
      <w:r w:rsidR="007903B1" w:rsidRPr="00471CAC">
        <w:rPr>
          <w:rFonts w:cstheme="minorHAnsi"/>
        </w:rPr>
        <w:t xml:space="preserve">ese </w:t>
      </w:r>
      <w:r w:rsidR="008F33E6">
        <w:rPr>
          <w:rFonts w:cstheme="minorHAnsi"/>
        </w:rPr>
        <w:t>four</w:t>
      </w:r>
      <w:r w:rsidR="008F33E6" w:rsidRPr="00471CAC">
        <w:rPr>
          <w:rFonts w:cstheme="minorHAnsi"/>
        </w:rPr>
        <w:t xml:space="preserve"> </w:t>
      </w:r>
      <w:r w:rsidR="00B6325F" w:rsidRPr="00BF4BE4">
        <w:rPr>
          <w:rFonts w:cstheme="minorHAnsi"/>
          <w:b/>
          <w:bCs/>
        </w:rPr>
        <w:t>FRONT PAGES</w:t>
      </w:r>
      <w:r w:rsidRPr="00471CAC">
        <w:rPr>
          <w:rFonts w:cstheme="minorHAnsi"/>
        </w:rPr>
        <w:t xml:space="preserve"> do not need to be retained.</w:t>
      </w:r>
    </w:p>
    <w:p w14:paraId="50ACF139" w14:textId="4C043E54" w:rsidR="00B66F4C" w:rsidRPr="00471CAC" w:rsidRDefault="008F33E6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NEVER</w:t>
      </w:r>
      <w:r w:rsidR="00B66F4C" w:rsidRPr="00471CAC">
        <w:rPr>
          <w:rFonts w:cstheme="minorHAnsi"/>
          <w:b/>
          <w:bCs/>
        </w:rPr>
        <w:t xml:space="preserve"> SEND CRFs to anyone by </w:t>
      </w:r>
      <w:r>
        <w:rPr>
          <w:rFonts w:cstheme="minorHAnsi"/>
          <w:b/>
          <w:bCs/>
        </w:rPr>
        <w:t xml:space="preserve">unsecure </w:t>
      </w:r>
      <w:r w:rsidR="00B66F4C" w:rsidRPr="00471CAC">
        <w:rPr>
          <w:rFonts w:cstheme="minorHAnsi"/>
          <w:b/>
          <w:bCs/>
        </w:rPr>
        <w:t>email or post.</w:t>
      </w:r>
    </w:p>
    <w:p w14:paraId="5A0C04AC" w14:textId="69AAEB6E" w:rsidR="000C4B99" w:rsidRPr="00471CAC" w:rsidRDefault="005255F0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</w:rPr>
      </w:pPr>
      <w:r w:rsidRPr="00471CAC">
        <w:rPr>
          <w:rFonts w:cstheme="minorHAnsi"/>
        </w:rPr>
        <w:t xml:space="preserve">See the training guide on how to send consent to </w:t>
      </w:r>
      <w:hyperlink r:id="rId18" w:history="1">
        <w:r w:rsidR="00C74E97" w:rsidRPr="00471CAC">
          <w:rPr>
            <w:rStyle w:val="Hyperlink"/>
            <w:rFonts w:cstheme="minorHAnsi"/>
            <w:b/>
            <w:bCs/>
          </w:rPr>
          <w:t>CCP@liverpool.ac.uk</w:t>
        </w:r>
      </w:hyperlink>
      <w:r w:rsidRPr="00471CAC">
        <w:rPr>
          <w:rFonts w:cstheme="minorHAnsi"/>
          <w:b/>
          <w:bCs/>
        </w:rPr>
        <w:t xml:space="preserve"> </w:t>
      </w:r>
      <w:r w:rsidRPr="00471CAC">
        <w:rPr>
          <w:rFonts w:cstheme="minorHAnsi"/>
        </w:rPr>
        <w:t>using [SECURE] encryption</w:t>
      </w:r>
    </w:p>
    <w:p w14:paraId="49DC7924" w14:textId="33A9DDA3" w:rsidR="000D6990" w:rsidRPr="000B0D07" w:rsidRDefault="000D6990" w:rsidP="000C4B99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  <w:sz w:val="24"/>
          <w:szCs w:val="24"/>
        </w:rPr>
      </w:pPr>
      <w:r w:rsidRPr="00471CAC">
        <w:rPr>
          <w:rFonts w:cstheme="minorHAnsi"/>
        </w:rPr>
        <w:t>The Dalhousie University C</w:t>
      </w:r>
      <w:r w:rsidR="000C4B99" w:rsidRPr="00471CAC">
        <w:rPr>
          <w:rFonts w:cstheme="minorHAnsi"/>
        </w:rPr>
        <w:t>linical Frailty Score is provided below for your reference</w:t>
      </w:r>
      <w:r w:rsidR="000C4B99" w:rsidRPr="000B0D07">
        <w:rPr>
          <w:rFonts w:cstheme="minorHAnsi"/>
          <w:sz w:val="24"/>
          <w:szCs w:val="24"/>
        </w:rPr>
        <w:t>.</w:t>
      </w:r>
      <w:r w:rsidR="000C4B99" w:rsidRPr="000B0D07">
        <w:rPr>
          <w:noProof/>
          <w:sz w:val="24"/>
          <w:szCs w:val="24"/>
          <w:lang w:eastAsia="en-GB"/>
        </w:rPr>
        <w:drawing>
          <wp:inline distT="0" distB="0" distL="0" distR="0" wp14:anchorId="4A35295B" wp14:editId="46DD174E">
            <wp:extent cx="4572000" cy="3511296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125" cy="3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07">
        <w:rPr>
          <w:rFonts w:cstheme="minorHAnsi"/>
          <w:sz w:val="24"/>
          <w:szCs w:val="24"/>
        </w:rPr>
        <w:t xml:space="preserve"> </w:t>
      </w:r>
    </w:p>
    <w:p w14:paraId="653F61B8" w14:textId="24C62674" w:rsidR="000B282C" w:rsidRDefault="000B282C" w:rsidP="000B282C">
      <w:pPr>
        <w:spacing w:before="120" w:after="60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cstheme="minorHAnsi"/>
        </w:rPr>
        <w:br w:type="page"/>
      </w:r>
      <w:r w:rsidRPr="007E518E">
        <w:rPr>
          <w:rFonts w:asciiTheme="minorHAnsi" w:hAnsiTheme="minorHAnsi" w:cstheme="minorHAnsi"/>
          <w:b/>
          <w:sz w:val="28"/>
          <w:szCs w:val="28"/>
        </w:rPr>
        <w:lastRenderedPageBreak/>
        <w:t>C</w:t>
      </w:r>
      <w:r>
        <w:rPr>
          <w:rFonts w:asciiTheme="minorHAnsi" w:hAnsiTheme="minorHAnsi" w:cstheme="minorHAnsi"/>
          <w:b/>
          <w:sz w:val="28"/>
          <w:szCs w:val="28"/>
        </w:rPr>
        <w:t>ASE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R</w:t>
      </w:r>
      <w:r>
        <w:rPr>
          <w:rFonts w:asciiTheme="minorHAnsi" w:hAnsiTheme="minorHAnsi" w:cstheme="minorHAnsi"/>
          <w:b/>
          <w:sz w:val="28"/>
          <w:szCs w:val="28"/>
        </w:rPr>
        <w:t>EPORT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F</w:t>
      </w:r>
      <w:r>
        <w:rPr>
          <w:rFonts w:asciiTheme="minorHAnsi" w:hAnsiTheme="minorHAnsi" w:cstheme="minorHAnsi"/>
          <w:b/>
          <w:sz w:val="28"/>
          <w:szCs w:val="28"/>
        </w:rPr>
        <w:t>ORMS</w:t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>
        <w:rPr>
          <w:rFonts w:asciiTheme="minorHAnsi" w:hAnsiTheme="minorHAnsi" w:cstheme="minorHAnsi"/>
          <w:b/>
          <w:sz w:val="28"/>
          <w:szCs w:val="28"/>
        </w:rPr>
        <w:t xml:space="preserve"> 4 of 4</w:t>
      </w:r>
    </w:p>
    <w:p w14:paraId="31BA6E37" w14:textId="77777777" w:rsidR="004D1F23" w:rsidRDefault="004D1F23" w:rsidP="000B282C">
      <w:pPr>
        <w:tabs>
          <w:tab w:val="left" w:pos="7332"/>
        </w:tabs>
        <w:spacing w:before="120" w:after="60" w:line="288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4B94C15C" w14:textId="56951E5B" w:rsidR="000B282C" w:rsidRPr="00471CAC" w:rsidRDefault="000B282C" w:rsidP="000B282C">
      <w:pPr>
        <w:tabs>
          <w:tab w:val="left" w:pos="7332"/>
        </w:tabs>
        <w:spacing w:before="120" w:after="60" w:line="288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GENERAL GUIDANCE</w:t>
      </w:r>
    </w:p>
    <w:p w14:paraId="5BE97817" w14:textId="4E6CB5D7" w:rsidR="000B282C" w:rsidRPr="00471CAC" w:rsidRDefault="000B282C" w:rsidP="00E62591">
      <w:pPr>
        <w:spacing w:before="60" w:after="6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Definitio</w:t>
      </w:r>
      <w:r w:rsidR="00D43C0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ns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:</w:t>
      </w:r>
    </w:p>
    <w:p w14:paraId="438D483F" w14:textId="0114E235" w:rsidR="00A26730" w:rsidRPr="00471CAC" w:rsidRDefault="00245693" w:rsidP="00E62591">
      <w:pPr>
        <w:spacing w:before="60" w:after="6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proofErr w:type="gramStart"/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INFLAMMATION</w:t>
      </w:r>
      <w:r w:rsidR="0092047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 -</w:t>
      </w:r>
      <w:proofErr w:type="gramEnd"/>
      <w:r w:rsidR="0092047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</w:t>
      </w:r>
      <w:r w:rsidR="00A2673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Children and adolescents</w:t>
      </w:r>
    </w:p>
    <w:p w14:paraId="0B24A362" w14:textId="0AA07954" w:rsidR="000B282C" w:rsidRPr="00471CAC" w:rsidRDefault="000B282C" w:rsidP="00E62591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</w:rPr>
        <w:t xml:space="preserve">WHO preliminary criteria </w:t>
      </w:r>
      <w:r w:rsidR="00D43C0A" w:rsidRPr="00471CAC">
        <w:rPr>
          <w:rFonts w:asciiTheme="minorHAnsi" w:hAnsiTheme="minorHAnsi" w:cstheme="minorHAnsi"/>
          <w:b/>
          <w:bCs/>
          <w:sz w:val="22"/>
          <w:szCs w:val="22"/>
        </w:rPr>
        <w:t>Multisystem inflammatory syndrome in children and adolescents temporally related to COVID-19</w:t>
      </w:r>
    </w:p>
    <w:p w14:paraId="1BBD4F3E" w14:textId="77777777" w:rsidR="00D43C0A" w:rsidRPr="00471CAC" w:rsidRDefault="00D43C0A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Children and adolescents 0–19 years of age with fever </w:t>
      </w:r>
      <w:r w:rsidRPr="00471CAC">
        <w:rPr>
          <w:rFonts w:asciiTheme="minorHAnsi" w:hAnsiTheme="minorHAnsi" w:cstheme="minorHAnsi"/>
          <w:color w:val="000000" w:themeColor="text1"/>
          <w:sz w:val="22"/>
          <w:szCs w:val="22"/>
          <w:u w:val="single"/>
        </w:rPr>
        <w:t>&gt; </w:t>
      </w: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3 days</w:t>
      </w:r>
    </w:p>
    <w:p w14:paraId="4895B57F" w14:textId="6B20309A" w:rsidR="00D43C0A" w:rsidRPr="00471CAC" w:rsidRDefault="00D43C0A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AND</w:t>
      </w:r>
      <w:r w:rsidR="007D5D61"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="007D5D61"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any</w:t>
      </w:r>
      <w:r w:rsidRPr="00471CAC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 </w:t>
      </w:r>
      <w:r w:rsidRPr="00471CAC">
        <w:rPr>
          <w:rFonts w:asciiTheme="minorHAnsi" w:hAnsiTheme="minorHAnsi" w:cstheme="minorHAnsi"/>
          <w:color w:val="000000" w:themeColor="text1"/>
          <w:sz w:val="22"/>
          <w:szCs w:val="22"/>
          <w:u w:val="single"/>
        </w:rPr>
        <w:t>two</w:t>
      </w: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 </w:t>
      </w: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of the following:</w:t>
      </w:r>
    </w:p>
    <w:p w14:paraId="326096EA" w14:textId="77777777" w:rsidR="00D43C0A" w:rsidRPr="00471CAC" w:rsidRDefault="00D43C0A" w:rsidP="00E62591">
      <w:pPr>
        <w:numPr>
          <w:ilvl w:val="0"/>
          <w:numId w:val="17"/>
        </w:num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Rash or bilateral non-purulent conjunctivitis or muco-cutaneous inflammation signs (oral, hands or feet).</w:t>
      </w:r>
    </w:p>
    <w:p w14:paraId="3E8A5750" w14:textId="77777777" w:rsidR="00D43C0A" w:rsidRPr="00471CAC" w:rsidRDefault="00D43C0A" w:rsidP="00E62591">
      <w:pPr>
        <w:numPr>
          <w:ilvl w:val="0"/>
          <w:numId w:val="17"/>
        </w:num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Hypotension or shock.</w:t>
      </w:r>
    </w:p>
    <w:p w14:paraId="5C447CC4" w14:textId="77777777" w:rsidR="00D43C0A" w:rsidRPr="00471CAC" w:rsidRDefault="00D43C0A" w:rsidP="00E62591">
      <w:pPr>
        <w:numPr>
          <w:ilvl w:val="0"/>
          <w:numId w:val="17"/>
        </w:num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Features of myocardial dysfunction, pericarditis, valvulitis, or coronary abnormalities (including ECHO findings or elevated Troponin/NT-</w:t>
      </w:r>
      <w:proofErr w:type="spellStart"/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proBNP</w:t>
      </w:r>
      <w:proofErr w:type="spellEnd"/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),</w:t>
      </w:r>
    </w:p>
    <w:p w14:paraId="4A7349D6" w14:textId="77777777" w:rsidR="00D43C0A" w:rsidRPr="00471CAC" w:rsidRDefault="00D43C0A" w:rsidP="00E62591">
      <w:pPr>
        <w:numPr>
          <w:ilvl w:val="0"/>
          <w:numId w:val="17"/>
        </w:num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Evidence of coagulopathy (by PT, PTT, elevated d-Dimers).</w:t>
      </w:r>
    </w:p>
    <w:p w14:paraId="43E48064" w14:textId="77777777" w:rsidR="00D43C0A" w:rsidRPr="00471CAC" w:rsidRDefault="00D43C0A" w:rsidP="00E62591">
      <w:pPr>
        <w:numPr>
          <w:ilvl w:val="0"/>
          <w:numId w:val="17"/>
        </w:num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Acute gastrointestinal problems (diarrhoea, vomiting, or abdominal pain).</w:t>
      </w:r>
    </w:p>
    <w:p w14:paraId="301E5A84" w14:textId="77777777" w:rsidR="00D43C0A" w:rsidRPr="00471CAC" w:rsidRDefault="00D43C0A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AND</w:t>
      </w:r>
    </w:p>
    <w:p w14:paraId="178339CB" w14:textId="77777777" w:rsidR="00D43C0A" w:rsidRPr="00471CAC" w:rsidRDefault="00D43C0A" w:rsidP="00E62591">
      <w:pPr>
        <w:spacing w:before="60" w:after="60"/>
        <w:ind w:left="567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Elevated markers of inflammation such as ESR, C-reactive protein, or procalcitonin. </w:t>
      </w:r>
    </w:p>
    <w:p w14:paraId="204CF14C" w14:textId="77777777" w:rsidR="00D43C0A" w:rsidRPr="00471CAC" w:rsidRDefault="00D43C0A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AND</w:t>
      </w:r>
    </w:p>
    <w:p w14:paraId="42D1AE33" w14:textId="77777777" w:rsidR="00D43C0A" w:rsidRPr="00471CAC" w:rsidRDefault="00D43C0A" w:rsidP="00E62591">
      <w:pPr>
        <w:spacing w:before="60" w:after="60"/>
        <w:ind w:left="567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No other obvious microbial cause of inflammation, including bacterial sepsis, staphylococcal or streptococcal shock syndromes.</w:t>
      </w:r>
    </w:p>
    <w:p w14:paraId="0114C036" w14:textId="77777777" w:rsidR="00D43C0A" w:rsidRPr="00471CAC" w:rsidRDefault="00D43C0A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AND</w:t>
      </w:r>
    </w:p>
    <w:p w14:paraId="6BCA5A37" w14:textId="46E85F92" w:rsidR="000B282C" w:rsidRPr="00471CAC" w:rsidRDefault="00D43C0A" w:rsidP="00E62591">
      <w:pPr>
        <w:spacing w:before="60" w:after="60"/>
        <w:ind w:left="567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Evidence of COVID-19</w:t>
      </w:r>
      <w:r w:rsidRPr="00471CAC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 (</w:t>
      </w: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RT-PCR, antigen test or serology positive), or likely contact with patients with COVID-19</w:t>
      </w:r>
    </w:p>
    <w:p w14:paraId="51D17B9A" w14:textId="2C5341C8" w:rsidR="00920470" w:rsidRPr="00471CAC" w:rsidRDefault="00920470" w:rsidP="00E62591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75535F70" w14:textId="4347B9D8" w:rsidR="00920470" w:rsidRPr="00471CAC" w:rsidRDefault="00920470" w:rsidP="00920470">
      <w:pPr>
        <w:spacing w:before="60" w:after="6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proofErr w:type="gramStart"/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INFLAMMATION  -</w:t>
      </w:r>
      <w:proofErr w:type="gramEnd"/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Adults</w:t>
      </w:r>
    </w:p>
    <w:p w14:paraId="49FE7560" w14:textId="77777777" w:rsidR="00847734" w:rsidRPr="00471CAC" w:rsidRDefault="00920470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We deliberately do not give criteria to avoid selection bias. Adults with an inflammatory </w:t>
      </w:r>
      <w:proofErr w:type="gramStart"/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should to</w:t>
      </w:r>
      <w:proofErr w:type="gramEnd"/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be identified at clinical discretion.</w:t>
      </w:r>
    </w:p>
    <w:p w14:paraId="110F68FB" w14:textId="3B0500DA" w:rsidR="00920470" w:rsidRPr="00471CAC" w:rsidRDefault="00920470" w:rsidP="00E62591">
      <w:pPr>
        <w:spacing w:before="60" w:after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>If you think a patient meets these criteria or wish to discuss</w:t>
      </w:r>
      <w:r w:rsidRPr="00BF4BE4">
        <w:rPr>
          <w:rFonts w:asciiTheme="minorHAnsi" w:hAnsiTheme="minorHAnsi" w:cstheme="minorHAnsi"/>
          <w:b/>
          <w:bCs/>
          <w:sz w:val="22"/>
          <w:szCs w:val="22"/>
        </w:rPr>
        <w:t xml:space="preserve">, please call </w:t>
      </w:r>
      <w:r w:rsidRPr="00F24BCD">
        <w:rPr>
          <w:rFonts w:asciiTheme="minorHAnsi" w:hAnsiTheme="minorHAnsi" w:cstheme="minorHAnsi"/>
          <w:b/>
          <w:bCs/>
          <w:sz w:val="22"/>
          <w:szCs w:val="22"/>
        </w:rPr>
        <w:t>0300</w:t>
      </w:r>
      <w:r w:rsidRPr="00F46CCE">
        <w:rPr>
          <w:rFonts w:asciiTheme="minorHAnsi" w:hAnsiTheme="minorHAnsi" w:cstheme="minorHAnsi"/>
          <w:b/>
          <w:sz w:val="22"/>
          <w:szCs w:val="22"/>
        </w:rPr>
        <w:t xml:space="preserve"> 365 4423</w:t>
      </w:r>
      <w:r w:rsidRPr="00471CAC">
        <w:rPr>
          <w:rFonts w:asciiTheme="minorHAnsi" w:hAnsiTheme="minorHAnsi" w:cstheme="minorHAnsi"/>
          <w:sz w:val="22"/>
          <w:szCs w:val="22"/>
        </w:rPr>
        <w:t>.</w:t>
      </w:r>
    </w:p>
    <w:p w14:paraId="5116DE1A" w14:textId="77777777" w:rsidR="00920470" w:rsidRPr="00471CAC" w:rsidRDefault="00920470" w:rsidP="00E62591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194EB573" w14:textId="75AB9073" w:rsidR="00245693" w:rsidRPr="00471CAC" w:rsidRDefault="00245693" w:rsidP="00E62591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RE-INFECTION</w:t>
      </w:r>
    </w:p>
    <w:p w14:paraId="4EAACF87" w14:textId="27E3D8A5" w:rsidR="00245693" w:rsidRPr="00471CAC" w:rsidRDefault="00245693" w:rsidP="00E62591">
      <w:pPr>
        <w:spacing w:before="60" w:after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To be considered a su</w:t>
      </w:r>
      <w:r w:rsidRPr="00471CAC">
        <w:rPr>
          <w:rFonts w:asciiTheme="minorHAnsi" w:hAnsiTheme="minorHAnsi" w:cstheme="minorHAnsi"/>
          <w:sz w:val="22"/>
          <w:szCs w:val="22"/>
        </w:rPr>
        <w:t>spected Covid-19 re-infection the patient should meet one prior Covid-19 criterion and one timing criterion.</w:t>
      </w:r>
      <w:r w:rsidR="0007790B" w:rsidRPr="00471CAC">
        <w:rPr>
          <w:rFonts w:asciiTheme="minorHAnsi" w:hAnsiTheme="minorHAnsi" w:cstheme="minorHAnsi"/>
          <w:sz w:val="22"/>
          <w:szCs w:val="22"/>
        </w:rPr>
        <w:t xml:space="preserve"> If you think a patient meets these criteria or wish to discuss, </w:t>
      </w:r>
      <w:r w:rsidR="0007790B" w:rsidRPr="00BF4BE4">
        <w:rPr>
          <w:rFonts w:asciiTheme="minorHAnsi" w:hAnsiTheme="minorHAnsi" w:cstheme="minorHAnsi"/>
          <w:b/>
          <w:bCs/>
          <w:sz w:val="22"/>
          <w:szCs w:val="22"/>
        </w:rPr>
        <w:t xml:space="preserve">please call </w:t>
      </w:r>
      <w:r w:rsidR="009D2E1F" w:rsidRPr="00BF4BE4">
        <w:rPr>
          <w:rFonts w:asciiTheme="minorHAnsi" w:hAnsiTheme="minorHAnsi" w:cstheme="minorHAnsi"/>
          <w:b/>
          <w:bCs/>
          <w:sz w:val="22"/>
          <w:szCs w:val="22"/>
        </w:rPr>
        <w:t>0300 365 4423</w:t>
      </w:r>
      <w:r w:rsidR="009D2E1F" w:rsidRPr="00471CAC">
        <w:rPr>
          <w:rFonts w:asciiTheme="minorHAnsi" w:hAnsiTheme="minorHAnsi" w:cstheme="minorHAnsi"/>
          <w:sz w:val="22"/>
          <w:szCs w:val="22"/>
        </w:rPr>
        <w:t>.</w:t>
      </w:r>
    </w:p>
    <w:p w14:paraId="26338641" w14:textId="270518D4" w:rsidR="00245693" w:rsidRPr="00471CAC" w:rsidRDefault="00245693" w:rsidP="00E62591">
      <w:pPr>
        <w:spacing w:before="60" w:after="60"/>
        <w:rPr>
          <w:rFonts w:asciiTheme="minorHAnsi" w:hAnsiTheme="minorHAnsi" w:cstheme="minorHAnsi"/>
          <w:i/>
          <w:iCs/>
          <w:sz w:val="22"/>
          <w:szCs w:val="22"/>
        </w:rPr>
      </w:pPr>
      <w:r w:rsidRPr="00471CAC">
        <w:rPr>
          <w:rFonts w:asciiTheme="minorHAnsi" w:hAnsiTheme="minorHAnsi" w:cstheme="minorHAnsi"/>
          <w:i/>
          <w:iCs/>
          <w:sz w:val="22"/>
          <w:szCs w:val="22"/>
        </w:rPr>
        <w:t>Prior Covid-19 criteria</w:t>
      </w:r>
    </w:p>
    <w:p w14:paraId="62815B6D" w14:textId="6E542D13" w:rsidR="00245693" w:rsidRPr="00F46CCE" w:rsidRDefault="00245693" w:rsidP="00E62591">
      <w:pPr>
        <w:pStyle w:val="Compact"/>
        <w:numPr>
          <w:ilvl w:val="0"/>
          <w:numId w:val="16"/>
        </w:numPr>
        <w:spacing w:before="60" w:after="60" w:line="240" w:lineRule="auto"/>
        <w:rPr>
          <w:rFonts w:cstheme="minorHAnsi"/>
          <w:sz w:val="22"/>
          <w:szCs w:val="22"/>
        </w:rPr>
      </w:pPr>
      <w:r w:rsidRPr="00471CAC">
        <w:rPr>
          <w:rFonts w:cstheme="minorHAnsi"/>
          <w:sz w:val="22"/>
          <w:szCs w:val="22"/>
        </w:rPr>
        <w:t>A positive test for virus (PCR or antigen) or antibodies, in the community or in a hospital. Evidence of this can be from the patient’s own rec</w:t>
      </w:r>
      <w:r w:rsidRPr="00F46CCE">
        <w:rPr>
          <w:rFonts w:cstheme="minorHAnsi"/>
          <w:sz w:val="22"/>
          <w:szCs w:val="22"/>
        </w:rPr>
        <w:t>ollection, or from medical records.</w:t>
      </w:r>
    </w:p>
    <w:p w14:paraId="09963524" w14:textId="6CD095C0" w:rsidR="00245693" w:rsidRPr="00F46CCE" w:rsidRDefault="00245693" w:rsidP="00E62591">
      <w:pPr>
        <w:pStyle w:val="ListParagraph"/>
        <w:numPr>
          <w:ilvl w:val="0"/>
          <w:numId w:val="16"/>
        </w:numPr>
        <w:spacing w:before="60" w:after="60" w:line="240" w:lineRule="auto"/>
        <w:rPr>
          <w:rFonts w:cstheme="minorHAnsi"/>
        </w:rPr>
      </w:pPr>
      <w:r w:rsidRPr="00F46CCE">
        <w:rPr>
          <w:rFonts w:cstheme="minorHAnsi"/>
        </w:rPr>
        <w:t>Patient-reported symptoms strongly suggestive of Covid-19, including cough, fever and altered taste/smell</w:t>
      </w:r>
    </w:p>
    <w:p w14:paraId="71022A23" w14:textId="23A01AF1" w:rsidR="00245693" w:rsidRPr="00471CAC" w:rsidRDefault="00245693" w:rsidP="00E62591">
      <w:pPr>
        <w:spacing w:before="60" w:after="60"/>
        <w:rPr>
          <w:rFonts w:asciiTheme="minorHAnsi" w:hAnsiTheme="minorHAnsi" w:cstheme="minorHAnsi"/>
          <w:i/>
          <w:iCs/>
          <w:sz w:val="22"/>
          <w:szCs w:val="22"/>
        </w:rPr>
      </w:pPr>
      <w:r w:rsidRPr="00471CAC">
        <w:rPr>
          <w:rFonts w:asciiTheme="minorHAnsi" w:hAnsiTheme="minorHAnsi" w:cstheme="minorHAnsi"/>
          <w:i/>
          <w:iCs/>
          <w:sz w:val="22"/>
          <w:szCs w:val="22"/>
        </w:rPr>
        <w:t>Timing criteria</w:t>
      </w:r>
    </w:p>
    <w:p w14:paraId="09E83E4B" w14:textId="1A5D967E" w:rsidR="00245693" w:rsidRPr="00F46CCE" w:rsidRDefault="00245693" w:rsidP="00E62591">
      <w:pPr>
        <w:pStyle w:val="ListParagraph"/>
        <w:numPr>
          <w:ilvl w:val="0"/>
          <w:numId w:val="20"/>
        </w:numPr>
        <w:spacing w:before="60" w:after="60" w:line="240" w:lineRule="auto"/>
        <w:rPr>
          <w:rFonts w:cstheme="minorHAnsi"/>
        </w:rPr>
      </w:pPr>
      <w:r w:rsidRPr="00471CAC">
        <w:rPr>
          <w:rFonts w:cstheme="minorHAnsi"/>
        </w:rPr>
        <w:t>If the patient was previously hospitalised with Covid-19, they must be more than 2</w:t>
      </w:r>
      <w:r w:rsidR="00400FC8">
        <w:rPr>
          <w:rFonts w:cstheme="minorHAnsi"/>
        </w:rPr>
        <w:t>8</w:t>
      </w:r>
      <w:r w:rsidRPr="00471CAC">
        <w:rPr>
          <w:rFonts w:cstheme="minorHAnsi"/>
        </w:rPr>
        <w:t xml:space="preserve"> days from discharge from acute hospital (not including rehabilitation hospital)</w:t>
      </w:r>
      <w:r w:rsidRPr="00F46CCE">
        <w:rPr>
          <w:rFonts w:cstheme="minorHAnsi"/>
        </w:rPr>
        <w:t>.</w:t>
      </w:r>
    </w:p>
    <w:p w14:paraId="2DAA8B54" w14:textId="13632589" w:rsidR="00245693" w:rsidRPr="00F46CCE" w:rsidRDefault="00245693" w:rsidP="00E62591">
      <w:pPr>
        <w:pStyle w:val="ListParagraph"/>
        <w:numPr>
          <w:ilvl w:val="0"/>
          <w:numId w:val="20"/>
        </w:numPr>
        <w:spacing w:before="60" w:after="60" w:line="240" w:lineRule="auto"/>
        <w:rPr>
          <w:rFonts w:cstheme="minorHAnsi"/>
        </w:rPr>
      </w:pPr>
      <w:r w:rsidRPr="00F46CCE">
        <w:rPr>
          <w:rFonts w:cstheme="minorHAnsi"/>
        </w:rPr>
        <w:t>If the patient was not hospitalised but had symptoms of Covid-19, they must be more than 2</w:t>
      </w:r>
      <w:r w:rsidR="00400FC8">
        <w:rPr>
          <w:rFonts w:cstheme="minorHAnsi"/>
        </w:rPr>
        <w:t>8</w:t>
      </w:r>
      <w:r w:rsidRPr="00F46CCE">
        <w:rPr>
          <w:rFonts w:cstheme="minorHAnsi"/>
        </w:rPr>
        <w:t xml:space="preserve"> days from last symptoms.</w:t>
      </w:r>
    </w:p>
    <w:p w14:paraId="7C1F9DD8" w14:textId="5DA3B05D" w:rsidR="00245693" w:rsidRPr="00471CAC" w:rsidRDefault="00245693" w:rsidP="000A159F">
      <w:pPr>
        <w:pStyle w:val="ListParagraph"/>
        <w:numPr>
          <w:ilvl w:val="0"/>
          <w:numId w:val="20"/>
        </w:numPr>
        <w:spacing w:before="60" w:after="60" w:line="240" w:lineRule="auto"/>
      </w:pPr>
      <w:r w:rsidRPr="00F46CCE">
        <w:rPr>
          <w:rFonts w:cstheme="minorHAnsi"/>
        </w:rPr>
        <w:t>If the patient did not have symptoms, they must be more than 2</w:t>
      </w:r>
      <w:r w:rsidR="00400FC8">
        <w:rPr>
          <w:rFonts w:cstheme="minorHAnsi"/>
        </w:rPr>
        <w:t>8</w:t>
      </w:r>
      <w:r w:rsidRPr="00F46CCE">
        <w:rPr>
          <w:rFonts w:cstheme="minorHAnsi"/>
        </w:rPr>
        <w:t xml:space="preserve"> days from their </w:t>
      </w:r>
      <w:r w:rsidR="007D5D61" w:rsidRPr="00F46CCE">
        <w:rPr>
          <w:rFonts w:cstheme="minorHAnsi"/>
        </w:rPr>
        <w:t>last</w:t>
      </w:r>
      <w:r w:rsidRPr="00F46CCE">
        <w:rPr>
          <w:rFonts w:cstheme="minorHAnsi"/>
        </w:rPr>
        <w:t xml:space="preserve"> positive Covid-19 test</w:t>
      </w:r>
      <w:r w:rsidRPr="00471CAC">
        <w:t>.</w:t>
      </w:r>
    </w:p>
    <w:p w14:paraId="2365F887" w14:textId="77777777" w:rsidR="007141F3" w:rsidRDefault="007141F3" w:rsidP="007141F3">
      <w:pPr>
        <w:spacing w:before="60" w:after="60"/>
      </w:pPr>
    </w:p>
    <w:p w14:paraId="5A85B342" w14:textId="600A2B45" w:rsidR="007141F3" w:rsidRDefault="007141F3" w:rsidP="007141F3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BF4BE4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VACCINE FAILURE</w:t>
      </w:r>
    </w:p>
    <w:p w14:paraId="012AD468" w14:textId="57B7D39A" w:rsidR="007141F3" w:rsidRPr="00BF4BE4" w:rsidRDefault="007141F3" w:rsidP="00BF4BE4">
      <w:pPr>
        <w:pStyle w:val="ListParagraph"/>
        <w:numPr>
          <w:ilvl w:val="0"/>
          <w:numId w:val="22"/>
        </w:numPr>
        <w:spacing w:before="60" w:after="60"/>
        <w:ind w:left="426"/>
        <w:rPr>
          <w:rFonts w:cstheme="minorHAnsi"/>
          <w:color w:val="000000" w:themeColor="text1"/>
        </w:rPr>
      </w:pPr>
      <w:r w:rsidRPr="00BF4BE4">
        <w:rPr>
          <w:rFonts w:cstheme="minorHAnsi"/>
          <w:color w:val="000000" w:themeColor="text1"/>
        </w:rPr>
        <w:t xml:space="preserve">Admission with Covid-19 </w:t>
      </w:r>
      <w:r w:rsidR="00F24BCD" w:rsidRPr="00BF4BE4">
        <w:rPr>
          <w:rFonts w:cstheme="minorHAnsi"/>
          <w:color w:val="000000" w:themeColor="text1"/>
        </w:rPr>
        <w:t xml:space="preserve">more than 28 </w:t>
      </w:r>
      <w:r w:rsidR="00F24BCD" w:rsidRPr="00F24BCD">
        <w:rPr>
          <w:rFonts w:cstheme="minorHAnsi"/>
          <w:color w:val="000000" w:themeColor="text1"/>
        </w:rPr>
        <w:t>days</w:t>
      </w:r>
      <w:r w:rsidR="00F24BCD" w:rsidRPr="00BF4BE4">
        <w:rPr>
          <w:rFonts w:cstheme="minorHAnsi"/>
          <w:color w:val="000000" w:themeColor="text1"/>
        </w:rPr>
        <w:t xml:space="preserve"> after </w:t>
      </w:r>
      <w:r w:rsidR="00F24BCD" w:rsidRPr="00F24BCD">
        <w:rPr>
          <w:rFonts w:cstheme="minorHAnsi"/>
          <w:color w:val="000000" w:themeColor="text1"/>
        </w:rPr>
        <w:t>vaccination</w:t>
      </w:r>
      <w:r w:rsidR="00F24BCD">
        <w:rPr>
          <w:rFonts w:cstheme="minorHAnsi"/>
          <w:color w:val="000000" w:themeColor="text1"/>
        </w:rPr>
        <w:t xml:space="preserve">. </w:t>
      </w:r>
      <w:r w:rsidR="00F24BCD">
        <w:rPr>
          <w:rFonts w:cstheme="minorHAnsi"/>
        </w:rPr>
        <w:t>P</w:t>
      </w:r>
      <w:r w:rsidR="00F24BCD" w:rsidRPr="00471CAC">
        <w:rPr>
          <w:rFonts w:cstheme="minorHAnsi"/>
        </w:rPr>
        <w:t xml:space="preserve">lease call </w:t>
      </w:r>
      <w:r w:rsidR="00F24BCD" w:rsidRPr="00F46CCE">
        <w:rPr>
          <w:rFonts w:cstheme="minorHAnsi"/>
          <w:b/>
        </w:rPr>
        <w:t>0300 365 4423</w:t>
      </w:r>
      <w:r w:rsidR="00F24BCD" w:rsidRPr="00471CAC">
        <w:rPr>
          <w:rFonts w:cstheme="minorHAnsi"/>
        </w:rPr>
        <w:t>.</w:t>
      </w:r>
    </w:p>
    <w:p w14:paraId="2818F20A" w14:textId="77777777" w:rsidR="007141F3" w:rsidRDefault="007141F3" w:rsidP="007141F3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3B041B16" w14:textId="563AC809" w:rsidR="00BF4BE4" w:rsidRPr="00BF4BE4" w:rsidRDefault="00BF4BE4" w:rsidP="00BF4BE4">
      <w:pPr>
        <w:spacing w:before="60" w:after="60"/>
        <w:rPr>
          <w:rFonts w:cstheme="minorHAnsi"/>
          <w:b/>
          <w:bCs/>
          <w:color w:val="000000" w:themeColor="text1"/>
        </w:rPr>
        <w:sectPr w:rsidR="00BF4BE4" w:rsidRPr="00BF4BE4" w:rsidSect="00915ECF">
          <w:headerReference w:type="default" r:id="rId20"/>
          <w:footerReference w:type="default" r:id="rId21"/>
          <w:headerReference w:type="first" r:id="rId22"/>
          <w:footerReference w:type="first" r:id="rId23"/>
          <w:pgSz w:w="11894" w:h="16834"/>
          <w:pgMar w:top="360" w:right="619" w:bottom="806" w:left="619" w:header="567" w:footer="567" w:gutter="0"/>
          <w:pgNumType w:start="1"/>
          <w:cols w:space="708"/>
          <w:titlePg/>
          <w:docGrid w:linePitch="360"/>
        </w:sectPr>
      </w:pPr>
    </w:p>
    <w:p w14:paraId="2AD86DED" w14:textId="7D659AE4" w:rsidR="009D5889" w:rsidRPr="00E86BD3" w:rsidRDefault="009D5889" w:rsidP="007E518E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E86BD3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 w:rsidR="0023034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E86BD3">
        <w:rPr>
          <w:rFonts w:asciiTheme="minorHAnsi" w:hAnsiTheme="minorHAnsi" w:cstheme="minorHAnsi"/>
          <w:b/>
          <w:bCs/>
          <w:sz w:val="28"/>
          <w:szCs w:val="28"/>
        </w:rPr>
        <w:t>WHO Clinical Characterisation Protocol for Severe Emerging Infections</w:t>
      </w:r>
      <w:r w:rsidR="003F108C">
        <w:rPr>
          <w:rFonts w:asciiTheme="minorHAnsi" w:hAnsiTheme="minorHAnsi" w:cstheme="minorHAnsi"/>
          <w:b/>
          <w:bCs/>
          <w:sz w:val="28"/>
          <w:szCs w:val="28"/>
        </w:rPr>
        <w:t xml:space="preserve"> UK</w:t>
      </w:r>
    </w:p>
    <w:p w14:paraId="34DA614E" w14:textId="1423261E" w:rsidR="00A30430" w:rsidRDefault="00713B33" w:rsidP="00FC5518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82908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3B7951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44388B3B" w14:textId="77777777" w:rsidR="00C327CE" w:rsidRDefault="00C327CE" w:rsidP="00FC551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4A332CA5" w14:textId="0E6ACAAC" w:rsidR="00FC5518" w:rsidRDefault="00F633C4" w:rsidP="00FC5518">
      <w:pPr>
        <w:rPr>
          <w:rFonts w:asciiTheme="minorHAnsi" w:hAnsiTheme="minorHAnsi" w:cstheme="minorHAnsi"/>
          <w:bCs/>
          <w:sz w:val="20"/>
          <w:szCs w:val="20"/>
        </w:rPr>
      </w:pPr>
      <w:r w:rsidRPr="00E86BD3">
        <w:rPr>
          <w:rFonts w:asciiTheme="minorHAnsi" w:hAnsiTheme="minorHAnsi" w:cstheme="minorHAnsi"/>
          <w:b/>
          <w:bCs/>
          <w:sz w:val="22"/>
          <w:szCs w:val="22"/>
        </w:rPr>
        <w:t>Date of enrolment</w:t>
      </w:r>
      <w:r w:rsidRPr="00E86BD3">
        <w:rPr>
          <w:rFonts w:asciiTheme="minorHAnsi" w:hAnsiTheme="minorHAnsi" w:cstheme="minorHAnsi"/>
          <w:bCs/>
          <w:i/>
          <w:sz w:val="22"/>
          <w:szCs w:val="22"/>
        </w:rPr>
        <w:t xml:space="preserve"> </w:t>
      </w:r>
      <w:r w:rsidRPr="00E86BD3">
        <w:rPr>
          <w:rFonts w:asciiTheme="minorHAnsi" w:hAnsiTheme="minorHAnsi" w:cstheme="minorHAnsi"/>
          <w:bCs/>
          <w:sz w:val="22"/>
          <w:szCs w:val="22"/>
        </w:rPr>
        <w:t>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proofErr w:type="gramStart"/>
      <w:r w:rsidRPr="00E86BD3">
        <w:rPr>
          <w:rFonts w:asciiTheme="minorHAnsi" w:hAnsiTheme="minorHAnsi" w:cstheme="minorHAnsi"/>
          <w:bCs/>
          <w:sz w:val="22"/>
          <w:szCs w:val="22"/>
        </w:rPr>
        <w:t>_][</w:t>
      </w:r>
      <w:proofErr w:type="gramEnd"/>
      <w:r w:rsidRPr="00E86BD3">
        <w:rPr>
          <w:rFonts w:asciiTheme="minorHAnsi" w:hAnsiTheme="minorHAnsi" w:cstheme="minorHAnsi"/>
          <w:bCs/>
          <w:sz w:val="22"/>
          <w:szCs w:val="22"/>
        </w:rPr>
        <w:t>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_]/[_2_][_0_][_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 xml:space="preserve">_]     </w:t>
      </w:r>
      <w:r w:rsidRPr="00E86BD3">
        <w:rPr>
          <w:rFonts w:asciiTheme="minorHAnsi" w:hAnsiTheme="minorHAnsi" w:cstheme="minorHAnsi"/>
          <w:b/>
          <w:bCs/>
          <w:sz w:val="22"/>
          <w:szCs w:val="22"/>
        </w:rPr>
        <w:t>Site</w:t>
      </w:r>
      <w:r w:rsidR="00E44C2D" w:rsidRPr="00E86BD3">
        <w:rPr>
          <w:rFonts w:asciiTheme="minorHAnsi" w:hAnsiTheme="minorHAnsi" w:cstheme="minorHAnsi"/>
          <w:b/>
          <w:bCs/>
          <w:sz w:val="22"/>
          <w:szCs w:val="22"/>
        </w:rPr>
        <w:t xml:space="preserve"> Location</w:t>
      </w:r>
      <w:r w:rsidRPr="00E86BD3">
        <w:rPr>
          <w:rFonts w:asciiTheme="minorHAnsi" w:hAnsiTheme="minorHAnsi" w:cstheme="minorHAnsi"/>
          <w:bCs/>
          <w:sz w:val="20"/>
          <w:szCs w:val="20"/>
        </w:rPr>
        <w:t>___</w:t>
      </w:r>
      <w:r w:rsidR="00C327CE">
        <w:rPr>
          <w:rFonts w:asciiTheme="minorHAnsi" w:hAnsiTheme="minorHAnsi" w:cstheme="minorHAnsi"/>
          <w:bCs/>
          <w:sz w:val="20"/>
          <w:szCs w:val="20"/>
        </w:rPr>
        <w:t>______</w:t>
      </w:r>
      <w:r w:rsidRPr="00E86BD3">
        <w:rPr>
          <w:rFonts w:asciiTheme="minorHAnsi" w:hAnsiTheme="minorHAnsi" w:cstheme="minorHAnsi"/>
          <w:bCs/>
          <w:sz w:val="20"/>
          <w:szCs w:val="20"/>
        </w:rPr>
        <w:t>_________________________</w:t>
      </w:r>
    </w:p>
    <w:p w14:paraId="48D42C4F" w14:textId="0C93F58B" w:rsidR="00C327CE" w:rsidRDefault="00C327CE" w:rsidP="00FC5518">
      <w:pPr>
        <w:rPr>
          <w:rFonts w:asciiTheme="minorHAnsi" w:hAnsiTheme="minorHAnsi" w:cstheme="minorHAnsi"/>
          <w:bCs/>
          <w:sz w:val="20"/>
          <w:szCs w:val="20"/>
        </w:rPr>
      </w:pPr>
    </w:p>
    <w:p w14:paraId="267470D0" w14:textId="77777777" w:rsidR="002B3077" w:rsidRPr="00E86BD3" w:rsidRDefault="002B3077" w:rsidP="00FC5518">
      <w:pPr>
        <w:rPr>
          <w:rFonts w:asciiTheme="minorHAnsi" w:hAnsiTheme="minorHAnsi" w:cstheme="minorHAnsi"/>
          <w:bCs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Y="-51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C327CE" w:rsidRPr="005E4104" w14:paraId="02B7CFB9" w14:textId="77777777" w:rsidTr="00C327CE">
        <w:tc>
          <w:tcPr>
            <w:tcW w:w="10646" w:type="dxa"/>
            <w:shd w:val="clear" w:color="auto" w:fill="CCCCCC"/>
          </w:tcPr>
          <w:p w14:paraId="7F267DDF" w14:textId="77777777" w:rsidR="00C327CE" w:rsidRPr="00E86BD3" w:rsidRDefault="00C327CE" w:rsidP="00C327CE">
            <w:pPr>
              <w:rPr>
                <w:rFonts w:asciiTheme="minorHAnsi" w:hAnsiTheme="minorHAnsi" w:cstheme="minorHAnsi"/>
                <w:b/>
              </w:rPr>
            </w:pPr>
            <w:r w:rsidRPr="00E86BD3">
              <w:rPr>
                <w:rFonts w:asciiTheme="minorHAnsi" w:hAnsiTheme="minorHAnsi" w:cstheme="minorHAnsi"/>
                <w:b/>
              </w:rPr>
              <w:t>CLINICAL INCLUSION CRITERIA</w:t>
            </w:r>
          </w:p>
        </w:tc>
      </w:tr>
      <w:tr w:rsidR="00C327CE" w:rsidRPr="005E4104" w14:paraId="1E740248" w14:textId="77777777" w:rsidTr="001E7F65">
        <w:trPr>
          <w:trHeight w:val="1814"/>
        </w:trPr>
        <w:tc>
          <w:tcPr>
            <w:tcW w:w="10646" w:type="dxa"/>
            <w:tcBorders>
              <w:bottom w:val="single" w:sz="4" w:space="0" w:color="auto"/>
            </w:tcBorders>
          </w:tcPr>
          <w:p w14:paraId="007350EB" w14:textId="79E1E864" w:rsidR="005A252B" w:rsidRPr="00A2541C" w:rsidRDefault="00C327CE" w:rsidP="005A252B">
            <w:pPr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A2541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Proven infection with pathogen of Public Health Interest</w:t>
            </w:r>
            <w:r w:rsidR="005D2A67" w:rsidRPr="00A2541C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: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 xml:space="preserve"> 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A2541C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  <w:r w:rsidR="00122F20" w:rsidRPr="00A2541C"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  <w:t xml:space="preserve"> </w:t>
            </w:r>
            <w:r w:rsidR="00122F20" w:rsidRPr="00A2541C"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  <w:br/>
            </w:r>
            <w:r w:rsidR="008F601F"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        </w:t>
            </w:r>
            <w:r w:rsidR="00122F20"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>N.B. For acute covid-19, please only collect data from proven (laboratory test-positive) people.</w:t>
            </w:r>
          </w:p>
          <w:p w14:paraId="52B13E1E" w14:textId="4D2BEF4B" w:rsidR="00BF68C4" w:rsidRPr="00A2541C" w:rsidRDefault="005A252B" w:rsidP="005A252B">
            <w:pPr>
              <w:spacing w:before="60" w:after="60"/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A2541C"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  <w:t xml:space="preserve">          </w:t>
            </w:r>
            <w:r w:rsidR="00122F20" w:rsidRPr="00A2541C"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  <w:t>OR</w:t>
            </w:r>
          </w:p>
          <w:p w14:paraId="6FB19328" w14:textId="11E4AF15" w:rsidR="007025D8" w:rsidRPr="00A2541C" w:rsidRDefault="007025D8" w:rsidP="005A252B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Adult or child who meets Case Definition for </w:t>
            </w:r>
            <w:r w:rsidR="000B282C" w:rsidRPr="00A2541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Multisystem Inflammatory Syndrome</w:t>
            </w:r>
            <w:r w:rsidR="007D5D61" w:rsidRPr="00A2541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 (MIS-C/MIS</w:t>
            </w:r>
            <w:r w:rsidR="004133E1" w:rsidRPr="00A2541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-A</w:t>
            </w:r>
            <w:proofErr w:type="gramStart"/>
            <w:r w:rsidR="004133E1" w:rsidRPr="00A2541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)</w:t>
            </w:r>
            <w:r w:rsidR="000B282C" w:rsidRPr="00A2541C" w:rsidDel="000B282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:</w:t>
            </w:r>
            <w:proofErr w:type="gramEnd"/>
            <w:r w:rsidRPr="00A2541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A2541C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</w:p>
          <w:p w14:paraId="41C0D9E5" w14:textId="0C78BCDF" w:rsidR="00C327CE" w:rsidRPr="00E003E6" w:rsidRDefault="00122F20" w:rsidP="007D5D61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452"/>
              <w:rPr>
                <w:rFonts w:asciiTheme="minorHAnsi" w:hAnsiTheme="minorHAnsi" w:cstheme="minorHAnsi"/>
                <w:i/>
                <w:iCs/>
                <w:sz w:val="22"/>
                <w:szCs w:val="22"/>
                <w:highlight w:val="magenta"/>
              </w:rPr>
            </w:pPr>
            <w:r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>N.B. This group should be recruited regardless of covid</w:t>
            </w:r>
            <w:r w:rsidR="006F3A5A"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>-19</w:t>
            </w:r>
            <w:r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test as this syndrome can occur </w:t>
            </w:r>
            <w:r w:rsidR="006F3A5A"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>after mild disease in the community which has gone untested</w:t>
            </w:r>
            <w:r w:rsidR="005A252B" w:rsidRPr="00A2541C">
              <w:rPr>
                <w:rFonts w:asciiTheme="minorHAnsi" w:hAnsiTheme="minorHAnsi" w:cstheme="minorHAnsi"/>
                <w:i/>
                <w:iCs/>
                <w:color w:val="000000"/>
                <w:sz w:val="22"/>
                <w:szCs w:val="22"/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C327CE" w:rsidRPr="005E4104" w14:paraId="29D3B019" w14:textId="77777777" w:rsidTr="00C327CE">
        <w:trPr>
          <w:trHeight w:hRule="exact" w:val="385"/>
        </w:trPr>
        <w:tc>
          <w:tcPr>
            <w:tcW w:w="10632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12729B53" w14:textId="77777777" w:rsidR="00C327CE" w:rsidRPr="00E86BD3" w:rsidRDefault="00C327CE" w:rsidP="00C327CE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E86BD3">
              <w:rPr>
                <w:rFonts w:asciiTheme="minorHAnsi" w:hAnsiTheme="minorHAnsi" w:cstheme="minorHAnsi"/>
                <w:b/>
                <w:bCs/>
              </w:rPr>
              <w:t>DEMOGRAPHICS</w:t>
            </w:r>
            <w:r w:rsidRPr="00E86BD3">
              <w:rPr>
                <w:rFonts w:asciiTheme="minorHAnsi" w:hAnsiTheme="minorHAnsi" w:cstheme="minorHAnsi"/>
                <w:i/>
              </w:rPr>
              <w:t xml:space="preserve"> </w:t>
            </w:r>
            <w:r w:rsidRPr="00E86BD3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          </w:t>
            </w:r>
          </w:p>
          <w:p w14:paraId="51BD7420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Cs/>
                <w:i/>
                <w:sz w:val="16"/>
                <w:szCs w:val="16"/>
              </w:rPr>
            </w:pPr>
          </w:p>
          <w:p w14:paraId="6C1CD992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5E4104">
              <w:rPr>
                <w:bCs/>
                <w:i/>
                <w:sz w:val="16"/>
                <w:szCs w:val="16"/>
              </w:rPr>
              <w:t xml:space="preserve">                           </w:t>
            </w:r>
          </w:p>
        </w:tc>
      </w:tr>
      <w:tr w:rsidR="00C327CE" w:rsidRPr="005E4104" w14:paraId="55202AAC" w14:textId="77777777" w:rsidTr="00C327CE">
        <w:trPr>
          <w:trHeight w:val="3913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391784E0" w14:textId="2AAF405A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Sex at Birth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: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proofErr w:type="gramStart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Male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proofErr w:type="gramEnd"/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Female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Not specified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Date of birth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56515E64" w14:textId="345A0483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br/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If date of birth is Not Known (N/</w:t>
            </w:r>
            <w:proofErr w:type="gramStart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K)  record</w:t>
            </w:r>
            <w:proofErr w:type="gramEnd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 xml:space="preserve"> Age</w:t>
            </w:r>
            <w:r w:rsidR="00C166AF"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[___][___][___]years 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GB"/>
              </w:rPr>
              <w:t>OR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[___][___]months</w:t>
            </w:r>
            <w:r w:rsidR="009A3F1C"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  </w:t>
            </w:r>
          </w:p>
          <w:p w14:paraId="1B75465A" w14:textId="7D18B492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37D448FD" w14:textId="7C6BDD85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Postcode</w:t>
            </w:r>
            <w:proofErr w:type="gramStart"/>
            <w:r w:rsidR="00C166A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</w:t>
            </w:r>
            <w:proofErr w:type="gramEnd"/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___][___][___][___]    [___][___][___]</w:t>
            </w:r>
          </w:p>
          <w:p w14:paraId="0A9EF414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0F065D43" w14:textId="635D44D5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England &amp; Wales NHS</w:t>
            </w:r>
            <w:r w:rsidR="00895DE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proofErr w:type="gramStart"/>
            <w:r w:rsidR="00895DE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number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,</w:t>
            </w:r>
            <w:proofErr w:type="gramEnd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Scotland CHI</w:t>
            </w:r>
            <w:r w:rsidR="00CF6F50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[___][___][___]  [___][___][___]  [___][___][___][___]</w:t>
            </w:r>
          </w:p>
          <w:p w14:paraId="02349D73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NB Northern Ireland Health &amp; Care Number is not being collected at this time</w:t>
            </w:r>
          </w:p>
          <w:p w14:paraId="3788EA8B" w14:textId="77777777" w:rsidR="00C327CE" w:rsidRPr="00A2541C" w:rsidRDefault="00C327CE" w:rsidP="00C327CE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>Ethnic group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(check all </w:t>
            </w:r>
            <w:r w:rsidRPr="00A2541C">
              <w:rPr>
                <w:rFonts w:asciiTheme="minorHAnsi" w:hAnsiTheme="minorHAnsi" w:cstheme="minorHAnsi"/>
                <w:i/>
                <w:sz w:val="20"/>
                <w:szCs w:val="20"/>
              </w:rPr>
              <w:t>that apply)</w:t>
            </w: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 xml:space="preserve">: </w:t>
            </w:r>
          </w:p>
          <w:p w14:paraId="1A9A9EF5" w14:textId="3EEA8C69" w:rsidR="00C327CE" w:rsidRPr="00A2541C" w:rsidRDefault="00C327CE" w:rsidP="00C327CE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Arab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Black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East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Asian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South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Asian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West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Asian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Latin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American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White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Aboriginal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/First Nations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Other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: ________________________        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</w:p>
          <w:p w14:paraId="38D0D9EC" w14:textId="3BCAF18D" w:rsidR="00C327CE" w:rsidRPr="00A2541C" w:rsidRDefault="00C327CE" w:rsidP="00122F20">
            <w:pPr>
              <w:spacing w:before="60" w:after="240"/>
              <w:rPr>
                <w:rFonts w:asciiTheme="minorHAnsi" w:hAnsiTheme="minorHAnsi" w:cstheme="minorHAns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Employed as a Healthcare Worker?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        </w:t>
            </w:r>
          </w:p>
          <w:p w14:paraId="3F450010" w14:textId="77777777" w:rsidR="00C327CE" w:rsidRPr="0026551F" w:rsidRDefault="00C327CE" w:rsidP="00122F20">
            <w:pPr>
              <w:spacing w:before="60"/>
              <w:rPr>
                <w:rFonts w:asciiTheme="minorHAnsi" w:hAnsiTheme="minorHAnsi" w:cstheme="minorHAnsi"/>
                <w:b/>
                <w:bCs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Pregnant?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   If YES: Gestational weeks assessment: [__</w:t>
            </w:r>
            <w:proofErr w:type="gramStart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</w:t>
            </w:r>
            <w:proofErr w:type="gramEnd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___] weeks</w:t>
            </w:r>
          </w:p>
        </w:tc>
      </w:tr>
      <w:tr w:rsidR="00C327CE" w:rsidRPr="005E4104" w14:paraId="4294CCA3" w14:textId="77777777" w:rsidTr="00122F20">
        <w:trPr>
          <w:trHeight w:val="1569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1EBA009D" w14:textId="30373757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POST PARTUM (within six weeks of delivery)?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or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(skip this section - go to INFANT)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</w:p>
          <w:p w14:paraId="49B8E7B8" w14:textId="3E0DBDCD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Pregnancy Outcome: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Live birth  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Still birth                Delivery date: 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559E58CE" w14:textId="13D2BB37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Has infant</w:t>
            </w:r>
            <w:r w:rsidR="00F0527E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(s)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been tested for Mother’s infection?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  If YES: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A2541C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Positive </w:t>
            </w:r>
            <w:r w:rsidR="00A2541C" w:rsidRPr="00E003E6">
              <w:rPr>
                <w:rFonts w:ascii="Segoe UI Symbol" w:hAnsi="Segoe UI Symbol" w:cs="Segoe UI Symbol"/>
                <w:bCs/>
                <w:sz w:val="20"/>
                <w:szCs w:val="20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</w:p>
          <w:p w14:paraId="36C1C44F" w14:textId="60B0CE8C" w:rsidR="00C327CE" w:rsidRPr="004C1D8C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IF POSITIVE PLEASE COMPLETE A SEPARATE CASE REPORT FORM FOR </w:t>
            </w:r>
            <w:r w:rsidR="00F0527E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THE </w:t>
            </w: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INFANT</w:t>
            </w:r>
            <w:r w:rsidR="00F0527E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(s</w:t>
            </w:r>
            <w:r w:rsidR="00F0527E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>)</w:t>
            </w:r>
          </w:p>
        </w:tc>
      </w:tr>
      <w:tr w:rsidR="00C327CE" w:rsidRPr="005E4104" w14:paraId="7AE40872" w14:textId="77777777" w:rsidTr="004133E1">
        <w:trPr>
          <w:trHeight w:val="1144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54ADEC1A" w14:textId="7CE67D53" w:rsidR="00C327CE" w:rsidRPr="00E003E6" w:rsidRDefault="00C327CE" w:rsidP="004F4B11">
            <w:pPr>
              <w:spacing w:after="6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E003E6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INFANT – Less than 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1 year old?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YES 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(skip this </w:t>
            </w:r>
            <w:proofErr w:type="gramStart"/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>section)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proofErr w:type="gramEnd"/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   Birth weight: [___].[___]kg </w:t>
            </w:r>
            <w:r w:rsidR="007D0609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N/K 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 </w:t>
            </w:r>
          </w:p>
          <w:p w14:paraId="67AA0AA6" w14:textId="0C9F0C53" w:rsidR="00C327CE" w:rsidRPr="00E003E6" w:rsidRDefault="00C327CE" w:rsidP="00C327CE">
            <w:pPr>
              <w:spacing w:after="120"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Gestational: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Term birth (≥37wk </w:t>
            </w:r>
            <w:proofErr w:type="gramStart"/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GA)   </w:t>
            </w:r>
            <w:proofErr w:type="gramEnd"/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Preterm birth (&lt;37wk GA)   if &lt;37wk  Estimated gestation ________weeks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0167819D" w14:textId="1436392D" w:rsidR="00C327CE" w:rsidRPr="00EF42D5" w:rsidRDefault="00C327CE" w:rsidP="00C327CE">
            <w:pPr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Breastfed?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YES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NO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N/K       If YES: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Currently breastfed   </w:t>
            </w:r>
            <w:r w:rsidR="009454C2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9454C2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Breastfeeding discontinued    </w:t>
            </w:r>
            <w:r w:rsidR="009454C2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9454C2" w:rsidRPr="00E003E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  <w:r w:rsidR="009454C2" w:rsidRPr="00713B3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</w:t>
            </w:r>
          </w:p>
        </w:tc>
      </w:tr>
      <w:tr w:rsidR="0007790B" w:rsidRPr="005E4104" w14:paraId="2103942A" w14:textId="77777777" w:rsidTr="004133E1">
        <w:trPr>
          <w:trHeight w:val="1189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2709F34B" w14:textId="77C72094" w:rsidR="0007790B" w:rsidRPr="00A44097" w:rsidRDefault="0007790B" w:rsidP="004F4B11">
            <w:pPr>
              <w:spacing w:after="60"/>
              <w:rPr>
                <w:rFonts w:asciiTheme="minorHAnsi" w:eastAsiaTheme="minorEastAsia" w:hAnsiTheme="minorHAnsi" w:cstheme="minorHAnsi"/>
                <w:bCs/>
                <w:i/>
                <w:iCs/>
                <w:sz w:val="20"/>
                <w:szCs w:val="20"/>
                <w:lang w:eastAsia="zh-CN"/>
              </w:rPr>
            </w:pPr>
            <w:r w:rsidRPr="00A44097">
              <w:rPr>
                <w:rFonts w:asciiTheme="minorHAnsi" w:eastAsiaTheme="minorEastAsia" w:hAnsiTheme="minorHAnsi" w:cstheme="minorHAnsi"/>
                <w:b/>
                <w:sz w:val="20"/>
                <w:szCs w:val="20"/>
                <w:lang w:eastAsia="zh-CN"/>
              </w:rPr>
              <w:t>VACCINATION STATUS</w:t>
            </w:r>
          </w:p>
          <w:p w14:paraId="15CED4CE" w14:textId="15D52461" w:rsidR="003A5B25" w:rsidRPr="00B04B8F" w:rsidRDefault="00435E1A" w:rsidP="004F4B11">
            <w:pPr>
              <w:spacing w:after="60"/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</w:pPr>
            <w:r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Has the patient received a </w:t>
            </w:r>
            <w:r w:rsidR="0007790B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Covid-19 vaccine</w:t>
            </w:r>
            <w:r w:rsidR="00790795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(open label licenced </w:t>
            </w:r>
            <w:proofErr w:type="gramStart"/>
            <w:r w:rsidR="00790795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product) </w:t>
            </w:r>
            <w:r w:rsidR="004133E1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proofErr w:type="gramEnd"/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  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 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N/K       </w:t>
            </w:r>
            <w:r w:rsidR="0007790B" w:rsidRPr="00B04B8F"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  <w:t xml:space="preserve"> </w:t>
            </w:r>
          </w:p>
          <w:p w14:paraId="0A091407" w14:textId="20A30D54" w:rsidR="00471CAC" w:rsidRPr="00337C80" w:rsidRDefault="004133E1" w:rsidP="004F4B11">
            <w:pPr>
              <w:spacing w:after="6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date </w:t>
            </w:r>
            <w:r w:rsidR="00856FD4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first vaccine</w:t>
            </w:r>
            <w:r w:rsidR="00471CAC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95688A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given</w:t>
            </w:r>
            <w:r w:rsidR="00856FD4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if </w:t>
            </w:r>
            <w:r w:rsidR="00790795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known: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proofErr w:type="gramStart"/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</w:t>
            </w:r>
            <w:proofErr w:type="gramEnd"/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_]/[_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_]/[_2_][_0_][_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</w:t>
            </w:r>
            <w:r w:rsidR="00DE590B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,</w:t>
            </w:r>
            <w:r w:rsidR="00A90409" w:rsidRPr="00337C80"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  <w:t xml:space="preserve"> </w:t>
            </w:r>
            <w:r w:rsidR="00DE590B" w:rsidRPr="00337C80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given but date not known </w:t>
            </w:r>
            <w:r w:rsidR="00A90409" w:rsidRPr="00337C80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A90409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  <w:r w:rsidR="00856FD4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</w:p>
          <w:p w14:paraId="283FE7D9" w14:textId="692F8C6D" w:rsidR="007D3782" w:rsidRPr="00337C80" w:rsidRDefault="00471CAC" w:rsidP="00471CAC">
            <w:pPr>
              <w:spacing w:after="60"/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</w:pP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date</w:t>
            </w:r>
            <w:r w:rsidR="00133613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second vaccine </w:t>
            </w:r>
            <w:r w:rsidR="0095688A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given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if known: 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proofErr w:type="gramStart"/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</w:t>
            </w:r>
            <w:proofErr w:type="gramEnd"/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_]/[_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_]/[_2_][_0_][_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</w:t>
            </w:r>
            <w:r w:rsidR="0095688A" w:rsidRPr="001411AD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,</w:t>
            </w:r>
            <w:r w:rsidR="0095688A" w:rsidRPr="00337C80"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  <w:t xml:space="preserve"> </w:t>
            </w:r>
            <w:r w:rsidR="0095688A" w:rsidRPr="00337C80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given but date not known</w:t>
            </w:r>
            <w:r w:rsidRPr="00337C80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</w:t>
            </w:r>
            <w:r w:rsidR="0095688A" w:rsidRPr="00337C80">
              <w:rPr>
                <w:rFonts w:ascii="Segoe UI Symbol" w:eastAsia="MS Gothic" w:hAnsi="Segoe UI Symbol" w:cs="Segoe UI Symbol"/>
                <w:b/>
                <w:sz w:val="20"/>
                <w:szCs w:val="20"/>
              </w:rPr>
              <w:t>☐</w:t>
            </w:r>
          </w:p>
          <w:p w14:paraId="639DF513" w14:textId="60FF0558" w:rsidR="00E934A0" w:rsidRPr="00B04B8F" w:rsidRDefault="00E934A0" w:rsidP="00471CAC">
            <w:pPr>
              <w:spacing w:after="6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Vaccine type/ Manufacturer: </w:t>
            </w:r>
            <w:r w:rsidRPr="00337C80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Pfizer- </w:t>
            </w:r>
            <w:proofErr w:type="spellStart"/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BioNTECH</w:t>
            </w:r>
            <w:proofErr w:type="spellEnd"/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</w:t>
            </w:r>
            <w:r w:rsidRPr="00337C80">
              <w:rPr>
                <w:rFonts w:ascii="Segoe UI Symbol" w:eastAsia="MS Gothic" w:hAnsi="Segoe UI Symbol" w:cs="Segoe UI Symbol"/>
                <w:b/>
                <w:sz w:val="20"/>
                <w:szCs w:val="20"/>
              </w:rPr>
              <w:t xml:space="preserve">☐ </w:t>
            </w:r>
            <w:r w:rsidR="00CA4141"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Oxford-AstraZeneca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CD5FB8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CA4141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CD5FB8" w:rsidRPr="00337C80">
              <w:rPr>
                <w:rFonts w:ascii="Segoe UI Symbol" w:eastAsia="MS Gothic" w:hAnsi="Segoe UI Symbol" w:cs="Segoe UI Symbol"/>
                <w:b/>
                <w:sz w:val="20"/>
                <w:szCs w:val="20"/>
              </w:rPr>
              <w:t xml:space="preserve">☐ </w:t>
            </w:r>
            <w:proofErr w:type="spellStart"/>
            <w:r w:rsidR="00CD5FB8" w:rsidRPr="00337C80">
              <w:rPr>
                <w:rFonts w:asciiTheme="minorHAnsi" w:eastAsia="MS Gothic" w:hAnsiTheme="minorHAnsi" w:cstheme="minorHAnsi"/>
                <w:b/>
                <w:sz w:val="20"/>
                <w:szCs w:val="20"/>
              </w:rPr>
              <w:t>Moderna</w:t>
            </w:r>
            <w:proofErr w:type="spellEnd"/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</w:t>
            </w:r>
            <w:r w:rsidRPr="00337C80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Other 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>________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</w:t>
            </w:r>
            <w:r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N/K       </w:t>
            </w:r>
            <w:r w:rsidRPr="00B04B8F"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  <w:t xml:space="preserve"> </w:t>
            </w:r>
          </w:p>
          <w:p w14:paraId="06CA607D" w14:textId="730EDA5F" w:rsidR="004133E1" w:rsidRPr="00B04B8F" w:rsidRDefault="00790795" w:rsidP="004F4B11">
            <w:pPr>
              <w:spacing w:after="6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has the patient been involved in a</w:t>
            </w:r>
            <w:r w:rsidR="00435E1A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</w:t>
            </w:r>
            <w:r w:rsidR="00430AA8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vaccine</w:t>
            </w:r>
            <w:r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COVID</w:t>
            </w:r>
            <w:r w:rsidR="00430AA8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</w:t>
            </w:r>
            <w:r w:rsidR="00435E1A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trial? </w:t>
            </w:r>
            <w:r w:rsidR="00435E1A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35E1A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   </w:t>
            </w:r>
            <w:r w:rsidR="00435E1A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35E1A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  </w:t>
            </w:r>
            <w:r w:rsidR="00435E1A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35E1A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</w:p>
          <w:p w14:paraId="6E7FA30A" w14:textId="6626F95B" w:rsidR="00790795" w:rsidRPr="00B04B8F" w:rsidRDefault="00790795" w:rsidP="00790795">
            <w:pPr>
              <w:spacing w:after="60"/>
              <w:rPr>
                <w:rFonts w:asciiTheme="minorHAnsi" w:hAnsiTheme="minorHAnsi" w:cstheme="minorHAnsi"/>
                <w:b/>
                <w:i/>
                <w:color w:val="000000"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date if known (first trial vaccination): [_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proofErr w:type="gramStart"/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</w:t>
            </w:r>
            <w:proofErr w:type="gramEnd"/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_]/[_2_][_0_][_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</w:t>
            </w:r>
            <w:r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(</w:t>
            </w:r>
            <w:r w:rsidRPr="00B04B8F">
              <w:rPr>
                <w:rFonts w:asciiTheme="minorHAnsi" w:hAnsiTheme="minorHAnsi" w:cstheme="minorHAnsi"/>
                <w:b/>
                <w:i/>
                <w:color w:val="000000"/>
                <w:sz w:val="20"/>
                <w:szCs w:val="20"/>
              </w:rPr>
              <w:t>please complete study participation CRF page 3 of outcome CRF)</w:t>
            </w:r>
          </w:p>
          <w:p w14:paraId="7DD9A107" w14:textId="59D92DB4" w:rsidR="0007790B" w:rsidRPr="004133E1" w:rsidRDefault="00435E1A" w:rsidP="004F4B11">
            <w:pPr>
              <w:spacing w:after="60"/>
              <w:rPr>
                <w:rFonts w:asciiTheme="minorHAnsi" w:eastAsiaTheme="minorEastAsia" w:hAnsiTheme="minorHAnsi" w:cstheme="minorHAnsi"/>
                <w:b/>
                <w:sz w:val="20"/>
                <w:szCs w:val="20"/>
                <w:lang w:eastAsia="zh-CN"/>
              </w:rPr>
            </w:pPr>
            <w:r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Has patient received a </w:t>
            </w:r>
            <w:r w:rsidR="0007790B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2020/21 seasonal influenza </w:t>
            </w:r>
            <w:proofErr w:type="gramStart"/>
            <w:r w:rsidR="0007790B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vaccine</w:t>
            </w:r>
            <w:r w:rsidR="004133E1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proofErr w:type="gramEnd"/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  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 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N/K      </w:t>
            </w:r>
            <w:r w:rsidR="003A5B25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                                                           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date if </w:t>
            </w:r>
            <w:r w:rsidR="00790795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known: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_]/[_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_]/[_2_][_0_][_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</w:t>
            </w:r>
            <w:r w:rsidR="00A90409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</w:t>
            </w:r>
            <w:r w:rsidR="00A90409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A90409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</w:p>
        </w:tc>
      </w:tr>
    </w:tbl>
    <w:p w14:paraId="0A818C95" w14:textId="4EBCA5CE" w:rsidR="00E44C2D" w:rsidRDefault="00E44C2D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3631B49E" w14:textId="2BEAD0A4" w:rsidR="00675EA4" w:rsidRDefault="00675EA4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6A52E2BE" w14:textId="08D17196" w:rsidR="00675EA4" w:rsidRDefault="00675EA4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3F494D70" w14:textId="77777777" w:rsidR="007D3782" w:rsidRDefault="007D3782" w:rsidP="007D3782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>Page 2 of 4</w:t>
      </w:r>
    </w:p>
    <w:p w14:paraId="609495F2" w14:textId="77777777" w:rsidR="007D3782" w:rsidRDefault="007D3782" w:rsidP="00383A83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457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485"/>
      </w:tblGrid>
      <w:tr w:rsidR="00722DE0" w:rsidRPr="005E4104" w14:paraId="77D2C63C" w14:textId="77777777" w:rsidTr="00722DE0">
        <w:trPr>
          <w:trHeight w:hRule="exact" w:val="369"/>
        </w:trPr>
        <w:tc>
          <w:tcPr>
            <w:tcW w:w="104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3E439413" w14:textId="77777777" w:rsidR="00722DE0" w:rsidRDefault="00722DE0" w:rsidP="00722DE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i/>
              </w:rPr>
            </w:pPr>
            <w:r w:rsidRPr="002D42AE">
              <w:rPr>
                <w:rFonts w:asciiTheme="minorHAnsi" w:hAnsiTheme="minorHAnsi" w:cstheme="minorHAnsi"/>
                <w:b/>
              </w:rPr>
              <w:t xml:space="preserve">ONSET </w:t>
            </w:r>
            <w:r>
              <w:rPr>
                <w:rFonts w:asciiTheme="minorHAnsi" w:hAnsiTheme="minorHAnsi" w:cstheme="minorHAnsi"/>
                <w:b/>
              </w:rPr>
              <w:t>AND</w:t>
            </w:r>
            <w:r w:rsidRPr="002D42AE">
              <w:rPr>
                <w:rFonts w:asciiTheme="minorHAnsi" w:hAnsiTheme="minorHAnsi" w:cstheme="minorHAnsi"/>
                <w:b/>
              </w:rPr>
              <w:t xml:space="preserve"> ADMISSION </w:t>
            </w:r>
            <w:r w:rsidRPr="002D42AE">
              <w:rPr>
                <w:rFonts w:asciiTheme="minorHAnsi" w:hAnsiTheme="minorHAnsi" w:cstheme="minorHAnsi"/>
                <w:i/>
              </w:rPr>
              <w:t xml:space="preserve"> </w:t>
            </w:r>
            <w:r w:rsidRPr="002D42AE">
              <w:rPr>
                <w:rFonts w:asciiTheme="minorHAnsi" w:hAnsiTheme="minorHAnsi" w:cstheme="minorHAnsi"/>
                <w:bCs/>
                <w:i/>
              </w:rPr>
              <w:t xml:space="preserve">    </w:t>
            </w:r>
          </w:p>
          <w:p w14:paraId="4194782A" w14:textId="77777777" w:rsidR="00722DE0" w:rsidRPr="002D42AE" w:rsidRDefault="00722DE0" w:rsidP="00722DE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</w:rPr>
            </w:pPr>
          </w:p>
        </w:tc>
      </w:tr>
      <w:tr w:rsidR="00722DE0" w:rsidRPr="005E4104" w14:paraId="768672CB" w14:textId="77777777" w:rsidTr="00587104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322"/>
        </w:trPr>
        <w:tc>
          <w:tcPr>
            <w:tcW w:w="10485" w:type="dxa"/>
          </w:tcPr>
          <w:p w14:paraId="6C0BE9F9" w14:textId="76534064" w:rsidR="00722DE0" w:rsidRPr="00401D8C" w:rsidRDefault="008D431B" w:rsidP="00587104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ate of first/earliest symptom: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[_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</w:t>
            </w:r>
            <w:proofErr w:type="gramEnd"/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</w:t>
            </w:r>
            <w:r w:rsidR="00362B65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OR</w:t>
            </w:r>
            <w:r w:rsidR="00362B65"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FA3C8D"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362B65"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FA3C8D"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 xml:space="preserve"> </w:t>
            </w:r>
            <w:r w:rsidR="00362B65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Asymptomatic</w:t>
            </w:r>
          </w:p>
          <w:p w14:paraId="201BF12A" w14:textId="77777777" w:rsidR="00722DE0" w:rsidRPr="00713B33" w:rsidRDefault="00722DE0" w:rsidP="00587104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Admission date at this facility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</w:p>
          <w:p w14:paraId="2126DB55" w14:textId="5E4B05B2" w:rsidR="00D830B8" w:rsidRPr="00E003E6" w:rsidRDefault="00D830B8" w:rsidP="00587104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Is the patient being readmitted with Covid-19? </w:t>
            </w:r>
            <w:r w:rsidR="002D0E26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(Please only add re-admission episodes for COVID patients remaining </w:t>
            </w:r>
            <w:r w:rsidR="00430AA8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positive </w:t>
            </w:r>
            <w:r w:rsidR="002D0E26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or new positive COVID test- Please assign new subject </w:t>
            </w:r>
            <w:proofErr w:type="gramStart"/>
            <w:r w:rsidR="002D0E26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ID)</w:t>
            </w:r>
            <w:r w:rsidR="002D0E26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proofErr w:type="gramEnd"/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</w:p>
          <w:p w14:paraId="2AB34C3C" w14:textId="67754D6F" w:rsidR="00E62591" w:rsidRPr="00E003E6" w:rsidRDefault="00E62591" w:rsidP="00587104">
            <w:pPr>
              <w:spacing w:before="120"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Previous </w:t>
            </w:r>
            <w:r w:rsidR="009D6C9A" w:rsidRPr="00E003E6">
              <w:rPr>
                <w:rFonts w:asciiTheme="minorHAnsi" w:hAnsiTheme="minorHAnsi" w:cstheme="minorHAnsi"/>
                <w:sz w:val="20"/>
                <w:szCs w:val="20"/>
              </w:rPr>
              <w:t>participant ID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: </w:t>
            </w:r>
            <w:r w:rsidR="009D6C9A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9D6C9A" w:rsidRPr="00E003E6">
              <w:rPr>
                <w:lang w:val="sv-SE"/>
              </w:rPr>
              <w:t xml:space="preserve"> I__I </w:t>
            </w:r>
            <w:proofErr w:type="spellStart"/>
            <w:r w:rsidR="009D6C9A" w:rsidRPr="00E003E6">
              <w:rPr>
                <w:lang w:val="sv-SE"/>
              </w:rPr>
              <w:t>I__I</w:t>
            </w:r>
            <w:proofErr w:type="spellEnd"/>
            <w:r w:rsidR="009D6C9A" w:rsidRPr="00E003E6">
              <w:rPr>
                <w:lang w:val="sv-SE"/>
              </w:rPr>
              <w:t xml:space="preserve"> </w:t>
            </w:r>
            <w:proofErr w:type="spellStart"/>
            <w:r w:rsidR="009D6C9A" w:rsidRPr="00E003E6">
              <w:rPr>
                <w:lang w:val="sv-SE"/>
              </w:rPr>
              <w:t>I__I</w:t>
            </w:r>
            <w:proofErr w:type="spellEnd"/>
            <w:r w:rsidR="009D6C9A" w:rsidRPr="00E003E6">
              <w:rPr>
                <w:lang w:val="sv-SE"/>
              </w:rPr>
              <w:t xml:space="preserve"> </w:t>
            </w:r>
            <w:proofErr w:type="spellStart"/>
            <w:r w:rsidR="009D6C9A" w:rsidRPr="00E003E6">
              <w:rPr>
                <w:lang w:val="sv-SE"/>
              </w:rPr>
              <w:t>I_</w:t>
            </w:r>
            <w:r w:rsidR="009D6C9A" w:rsidRPr="00E003E6">
              <w:rPr>
                <w:i/>
                <w:iCs/>
                <w:lang w:val="sv-SE"/>
              </w:rPr>
              <w:t>_</w:t>
            </w:r>
            <w:r w:rsidR="009D6C9A" w:rsidRPr="00E003E6">
              <w:rPr>
                <w:lang w:val="sv-SE"/>
              </w:rPr>
              <w:t>I</w:t>
            </w:r>
            <w:proofErr w:type="spellEnd"/>
            <w:r w:rsidR="009D6C9A" w:rsidRPr="00E003E6">
              <w:rPr>
                <w:lang w:val="sv-SE"/>
              </w:rPr>
              <w:t xml:space="preserve"> </w:t>
            </w:r>
            <w:proofErr w:type="spellStart"/>
            <w:r w:rsidR="009D6C9A" w:rsidRPr="00E003E6">
              <w:rPr>
                <w:lang w:val="sv-SE"/>
              </w:rPr>
              <w:t>I__I</w:t>
            </w:r>
            <w:proofErr w:type="spellEnd"/>
            <w:r w:rsidR="009D6C9A" w:rsidRPr="00E003E6">
              <w:rPr>
                <w:lang w:val="sv-SE"/>
              </w:rPr>
              <w:t xml:space="preserve"> -- </w:t>
            </w:r>
            <w:proofErr w:type="spellStart"/>
            <w:r w:rsidR="009D6C9A" w:rsidRPr="00E003E6">
              <w:rPr>
                <w:lang w:val="sv-SE"/>
              </w:rPr>
              <w:t>I__I</w:t>
            </w:r>
            <w:proofErr w:type="spellEnd"/>
            <w:r w:rsidR="009D6C9A" w:rsidRPr="00E003E6">
              <w:rPr>
                <w:lang w:val="sv-SE"/>
              </w:rPr>
              <w:t xml:space="preserve"> </w:t>
            </w:r>
            <w:proofErr w:type="spellStart"/>
            <w:r w:rsidR="009D6C9A" w:rsidRPr="00E003E6">
              <w:rPr>
                <w:lang w:val="sv-SE"/>
              </w:rPr>
              <w:t>I__I</w:t>
            </w:r>
            <w:proofErr w:type="spellEnd"/>
            <w:r w:rsidR="009D6C9A" w:rsidRPr="00E003E6">
              <w:rPr>
                <w:lang w:val="sv-SE"/>
              </w:rPr>
              <w:t xml:space="preserve"> </w:t>
            </w:r>
            <w:proofErr w:type="spellStart"/>
            <w:r w:rsidR="009D6C9A" w:rsidRPr="00E003E6">
              <w:rPr>
                <w:lang w:val="sv-SE"/>
              </w:rPr>
              <w:t>I__I</w:t>
            </w:r>
            <w:proofErr w:type="spellEnd"/>
            <w:r w:rsidR="009D6C9A" w:rsidRPr="00E003E6">
              <w:rPr>
                <w:lang w:val="sv-SE"/>
              </w:rPr>
              <w:t xml:space="preserve"> </w:t>
            </w:r>
            <w:proofErr w:type="spellStart"/>
            <w:r w:rsidR="009D6C9A" w:rsidRPr="00E003E6">
              <w:rPr>
                <w:lang w:val="sv-SE"/>
              </w:rPr>
              <w:t>I__I</w:t>
            </w:r>
            <w:proofErr w:type="spellEnd"/>
            <w:r w:rsidR="009D6C9A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r w:rsidR="009D6C9A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 NK</w:t>
            </w:r>
          </w:p>
          <w:p w14:paraId="56DE2F95" w14:textId="17FB9C99" w:rsidR="00D830B8" w:rsidRPr="00E003E6" w:rsidRDefault="00D830B8" w:rsidP="00587104">
            <w:pPr>
              <w:spacing w:before="120"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Please provide reason for readmission: </w:t>
            </w:r>
            <w:r w:rsidR="001C1A0B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E003E6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________________________________________________________</w:t>
            </w:r>
            <w:proofErr w:type="gramStart"/>
            <w:r w:rsidRPr="00E003E6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_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2DE03FC5" w14:textId="1A306C6F" w:rsidR="005C61DE" w:rsidRPr="00E003E6" w:rsidRDefault="005C61DE" w:rsidP="00587104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Is this a</w:t>
            </w:r>
            <w:r w:rsidR="00BC0991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suspected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re-infection with COVID-19?</w:t>
            </w:r>
            <w:r w:rsidR="00E06E8B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Defined as </w:t>
            </w:r>
            <w:r w:rsidR="00313A3E" w:rsidRPr="00E003E6">
              <w:rPr>
                <w:rFonts w:asciiTheme="minorHAnsi" w:hAnsiTheme="minorHAnsi" w:cstheme="minorHAnsi"/>
                <w:sz w:val="20"/>
                <w:szCs w:val="20"/>
              </w:rPr>
              <w:t>proven (PCR or antibody test) or highly probable</w:t>
            </w:r>
            <w:r w:rsidR="008D431B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313A3E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(clinical case definition met) </w:t>
            </w:r>
            <w:r w:rsidR="00E06E8B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more </w:t>
            </w:r>
            <w:r w:rsidR="00E06E8B" w:rsidRPr="00337C80">
              <w:rPr>
                <w:rFonts w:asciiTheme="minorHAnsi" w:hAnsiTheme="minorHAnsi" w:cstheme="minorHAnsi"/>
                <w:sz w:val="20"/>
                <w:szCs w:val="20"/>
              </w:rPr>
              <w:t>tha</w:t>
            </w:r>
            <w:r w:rsidR="00CE6B5C" w:rsidRPr="00337C80">
              <w:rPr>
                <w:rFonts w:asciiTheme="minorHAnsi" w:hAnsiTheme="minorHAnsi" w:cstheme="minorHAnsi"/>
                <w:sz w:val="20"/>
                <w:szCs w:val="20"/>
              </w:rPr>
              <w:t>n</w:t>
            </w:r>
            <w:r w:rsidR="00E06E8B" w:rsidRPr="00337C80">
              <w:rPr>
                <w:rFonts w:asciiTheme="minorHAnsi" w:hAnsiTheme="minorHAnsi" w:cstheme="minorHAnsi"/>
                <w:sz w:val="20"/>
                <w:szCs w:val="20"/>
              </w:rPr>
              <w:t xml:space="preserve"> 2</w:t>
            </w:r>
            <w:r w:rsidR="00675EA4" w:rsidRPr="00337C80">
              <w:rPr>
                <w:rFonts w:asciiTheme="minorHAnsi" w:hAnsiTheme="minorHAnsi" w:cstheme="minorHAnsi"/>
                <w:sz w:val="20"/>
                <w:szCs w:val="20"/>
              </w:rPr>
              <w:t>8</w:t>
            </w:r>
            <w:r w:rsidR="00E06E8B" w:rsidRPr="00337C80">
              <w:rPr>
                <w:rFonts w:asciiTheme="minorHAnsi" w:hAnsiTheme="minorHAnsi" w:cstheme="minorHAnsi"/>
                <w:sz w:val="20"/>
                <w:szCs w:val="20"/>
              </w:rPr>
              <w:t xml:space="preserve"> days prior</w:t>
            </w:r>
            <w:r w:rsidR="00E06E8B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to this new laboratory proven covid-19 infection </w:t>
            </w:r>
            <w:r w:rsidR="00F41CA0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    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  <w:r w:rsidR="00E06E8B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BC0991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F41CA0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br/>
            </w:r>
            <w:r w:rsidR="00313A3E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If </w:t>
            </w:r>
            <w:r w:rsidR="00BC0991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yes, please complete </w:t>
            </w:r>
            <w:r w:rsidR="00313A3E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REINFECTION</w:t>
            </w:r>
            <w:r w:rsidR="00BC0991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313A3E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FORM and seek consent for biological sampling, ideally at Tier 2</w:t>
            </w:r>
            <w:r w:rsidR="00BC0991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)</w:t>
            </w:r>
          </w:p>
          <w:p w14:paraId="6AFFADE6" w14:textId="7B561ACB" w:rsidR="00722DE0" w:rsidRPr="00F0527E" w:rsidRDefault="00722DE0" w:rsidP="00587104">
            <w:pPr>
              <w:spacing w:before="120" w:after="120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Is this a NIGHTINGALE or other SURGE </w:t>
            </w:r>
            <w:proofErr w:type="gramStart"/>
            <w:r w:rsidR="004F7404"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>FACIL</w:t>
            </w:r>
            <w:r w:rsidR="004F7404">
              <w:rPr>
                <w:rFonts w:asciiTheme="minorHAnsi" w:hAnsiTheme="minorHAnsi" w:cstheme="minorHAnsi"/>
                <w:bCs/>
                <w:sz w:val="20"/>
                <w:szCs w:val="20"/>
              </w:rPr>
              <w:t>I</w:t>
            </w:r>
            <w:r w:rsidR="004F7404"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TY  </w:t>
            </w:r>
            <w:r w:rsidR="004F7404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End"/>
            <w:r w:rsidR="004F7404" w:rsidRPr="00F0527E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4F7404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="004F7404" w:rsidRPr="00F0527E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="004F7404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="004F7404" w:rsidRPr="00F0527E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</w:p>
          <w:p w14:paraId="6DBF41FE" w14:textId="111D504F" w:rsidR="00722DE0" w:rsidRPr="0010366F" w:rsidRDefault="00722DE0" w:rsidP="00587104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Transfer from other facility?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a study site  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not a study site  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</w:p>
          <w:p w14:paraId="5D53ADC6" w14:textId="0C5140D6" w:rsidR="00722DE0" w:rsidRPr="0010366F" w:rsidRDefault="00722DE0" w:rsidP="00587104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If YES: Name of </w:t>
            </w:r>
            <w:r w:rsidR="004E5091">
              <w:rPr>
                <w:rFonts w:asciiTheme="minorHAnsi" w:hAnsiTheme="minorHAnsi" w:cstheme="minorHAnsi"/>
                <w:bCs/>
                <w:sz w:val="20"/>
                <w:szCs w:val="20"/>
              </w:rPr>
              <w:t>prior</w:t>
            </w:r>
            <w:r w:rsidR="004E5091"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proofErr w:type="gramStart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facility:_</w:t>
            </w:r>
            <w:proofErr w:type="gram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____</w:t>
            </w:r>
            <w:r w:rsidRPr="0010366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_______________________________________  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6E3E728C" w14:textId="6A7F384D" w:rsidR="00722DE0" w:rsidRPr="0010366F" w:rsidRDefault="00722DE0" w:rsidP="00587104">
            <w:pPr>
              <w:spacing w:before="120" w:after="120"/>
              <w:ind w:left="346" w:hanging="346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If YES: Admission date at </w:t>
            </w:r>
            <w:proofErr w:type="gramStart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previous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facility</w:t>
            </w:r>
            <w:proofErr w:type="gram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10366F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(DD/MM/YYYY)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: 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</w:p>
          <w:p w14:paraId="6CBD5B18" w14:textId="77777777" w:rsidR="00722DE0" w:rsidRPr="00EB2B41" w:rsidRDefault="00722DE0" w:rsidP="00587104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If YES-Study Site: Participant ID # at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previous </w:t>
            </w:r>
            <w:r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facility: </w:t>
            </w:r>
            <w:r w:rsidRPr="00F0527E">
              <w:rPr>
                <w:lang w:val="sv-SE"/>
              </w:rPr>
              <w:t xml:space="preserve">I__I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</w:t>
            </w:r>
            <w:r w:rsidRPr="00F0527E">
              <w:rPr>
                <w:i/>
                <w:iCs/>
                <w:lang w:val="sv-SE"/>
              </w:rPr>
              <w:t>_</w:t>
            </w:r>
            <w:r w:rsidRPr="00F0527E">
              <w:rPr>
                <w:lang w:val="sv-SE"/>
              </w:rPr>
              <w:t>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--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</w:p>
          <w:p w14:paraId="375C99D6" w14:textId="49406708" w:rsidR="00722DE0" w:rsidRPr="00C327CE" w:rsidRDefault="00722DE0" w:rsidP="00587104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 xml:space="preserve">OR </w:t>
            </w:r>
            <w:r w:rsidR="00B424C2"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>Same as above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</w:p>
        </w:tc>
      </w:tr>
    </w:tbl>
    <w:tbl>
      <w:tblPr>
        <w:tblpPr w:leftFromText="181" w:rightFromText="181" w:vertAnchor="text" w:horzAnchor="margin" w:tblpY="162"/>
        <w:tblOverlap w:val="never"/>
        <w:tblW w:w="10480" w:type="dxa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80"/>
      </w:tblGrid>
      <w:tr w:rsidR="00722DE0" w14:paraId="61BDF39F" w14:textId="77777777" w:rsidTr="00DB756E">
        <w:trPr>
          <w:trHeight w:hRule="exact" w:val="583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5460C939" w14:textId="4E5BA6C1" w:rsidR="005C61DE" w:rsidRPr="005C61DE" w:rsidRDefault="00722DE0" w:rsidP="00722DE0">
            <w:pPr>
              <w:pStyle w:val="TableParagraph"/>
              <w:spacing w:before="5"/>
              <w:ind w:left="104"/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</w:pPr>
            <w:r w:rsidRPr="005C61DE">
              <w:rPr>
                <w:rFonts w:eastAsia="Times New Roman" w:cstheme="minorHAnsi"/>
                <w:b/>
                <w:bCs/>
                <w:w w:val="95"/>
              </w:rPr>
              <w:t>VITAL SIGNS</w:t>
            </w:r>
            <w:r w:rsidRPr="005C61DE">
              <w:rPr>
                <w:rFonts w:eastAsia="Times New Roman" w:cstheme="minorHAnsi"/>
                <w:b/>
                <w:bCs/>
                <w:spacing w:val="-17"/>
                <w:w w:val="95"/>
              </w:rPr>
              <w:t xml:space="preserve"> </w:t>
            </w:r>
            <w:r w:rsidRPr="005C61DE">
              <w:rPr>
                <w:rFonts w:eastAsia="Times New Roman" w:cstheme="minorHAnsi"/>
                <w:b/>
                <w:bCs/>
                <w:w w:val="95"/>
              </w:rPr>
              <w:t>AT</w:t>
            </w:r>
            <w:r w:rsidRPr="005C61DE">
              <w:rPr>
                <w:rFonts w:eastAsia="Times New Roman" w:cstheme="minorHAnsi"/>
                <w:b/>
                <w:bCs/>
                <w:spacing w:val="-17"/>
                <w:w w:val="95"/>
              </w:rPr>
              <w:t xml:space="preserve"> </w:t>
            </w:r>
            <w:r w:rsidRPr="005C61DE">
              <w:rPr>
                <w:rFonts w:eastAsia="Times New Roman" w:cstheme="minorHAnsi"/>
                <w:b/>
                <w:bCs/>
                <w:spacing w:val="-2"/>
                <w:w w:val="95"/>
              </w:rPr>
              <w:t>HOSPITAL</w:t>
            </w:r>
            <w:r w:rsidRPr="005C61DE">
              <w:rPr>
                <w:rFonts w:eastAsia="Times New Roman" w:cstheme="minorHAnsi"/>
                <w:b/>
                <w:bCs/>
                <w:spacing w:val="-18"/>
                <w:w w:val="95"/>
              </w:rPr>
              <w:t xml:space="preserve"> </w:t>
            </w:r>
            <w:r w:rsidRPr="005C61DE">
              <w:rPr>
                <w:rFonts w:eastAsia="Times New Roman" w:cstheme="minorHAnsi"/>
                <w:b/>
                <w:bCs/>
                <w:w w:val="95"/>
              </w:rPr>
              <w:t>ADMISSION</w:t>
            </w:r>
            <w:r w:rsidRPr="005C61DE">
              <w:rPr>
                <w:rFonts w:eastAsia="Times New Roman" w:cstheme="minorHAnsi"/>
                <w:b/>
                <w:bCs/>
                <w:spacing w:val="-17"/>
                <w:w w:val="95"/>
              </w:rPr>
              <w:t xml:space="preserve"> </w:t>
            </w:r>
            <w:r w:rsidR="00DB756E"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-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first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available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data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presentation/Admissio</w:t>
            </w:r>
            <w:r w:rsidR="00D854AD">
              <w:rPr>
                <w:rFonts w:eastAsia="Times New Roman" w:cstheme="minorHAnsi"/>
                <w:i/>
                <w:w w:val="95"/>
                <w:sz w:val="20"/>
                <w:szCs w:val="20"/>
              </w:rPr>
              <w:t>n to the facility.</w:t>
            </w:r>
            <w:r w:rsidR="003161E4"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 xml:space="preserve">                    </w:t>
            </w:r>
          </w:p>
          <w:p w14:paraId="4294CE5F" w14:textId="712FDDE7" w:rsidR="00722DE0" w:rsidRPr="005C61DE" w:rsidRDefault="00DB756E" w:rsidP="00722DE0">
            <w:pPr>
              <w:pStyle w:val="TableParagraph"/>
              <w:spacing w:before="5"/>
              <w:ind w:left="104"/>
              <w:rPr>
                <w:rFonts w:eastAsia="Times New Roman" w:cstheme="minorHAnsi"/>
              </w:rPr>
            </w:pPr>
            <w:r w:rsidRPr="005C61DE"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  <w:t xml:space="preserve">(This section should refer to data from </w:t>
            </w:r>
            <w:r w:rsidR="003161E4" w:rsidRPr="005C61DE"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  <w:t>the date</w:t>
            </w:r>
            <w:r w:rsidRPr="005C61DE"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  <w:t xml:space="preserve"> of admission to this facility)</w:t>
            </w:r>
          </w:p>
        </w:tc>
      </w:tr>
      <w:tr w:rsidR="00722DE0" w14:paraId="348F7C88" w14:textId="77777777" w:rsidTr="00722DE0">
        <w:trPr>
          <w:trHeight w:hRule="exact" w:val="1577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5" w:space="0" w:color="000000"/>
            </w:tcBorders>
            <w:shd w:val="clear" w:color="auto" w:fill="FFFFFF" w:themeFill="background1"/>
          </w:tcPr>
          <w:p w14:paraId="4F37F4D3" w14:textId="31BDEB72" w:rsidR="00722DE0" w:rsidRPr="00713B33" w:rsidRDefault="00722DE0" w:rsidP="00722DE0">
            <w:pPr>
              <w:pStyle w:val="TableParagraph"/>
              <w:tabs>
                <w:tab w:val="left" w:pos="4402"/>
                <w:tab w:val="left" w:pos="7851"/>
              </w:tabs>
              <w:spacing w:before="80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4B1526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Temperature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u w:val="single"/>
              </w:rPr>
              <w:t>: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-20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proofErr w:type="gramStart"/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_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26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proofErr w:type="gramEnd"/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[_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25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[_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26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>]°</w:t>
            </w:r>
            <w:r w:rsidRPr="002250AD">
              <w:rPr>
                <w:rFonts w:eastAsia="Times New Roman" w:cstheme="minorHAnsi"/>
                <w:b/>
                <w:bCs/>
                <w:w w:val="95"/>
                <w:sz w:val="19"/>
                <w:szCs w:val="19"/>
              </w:rPr>
              <w:t>C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 xml:space="preserve">     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HR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1"/>
                <w:sz w:val="19"/>
                <w:szCs w:val="19"/>
              </w:rPr>
              <w:t xml:space="preserve">: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[_ 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20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][_ 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21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][_ 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20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beats</w:t>
            </w:r>
            <w:r w:rsidRPr="00EB2B41">
              <w:rPr>
                <w:rFonts w:eastAsia="Times New Roman" w:cstheme="minorHAnsi"/>
                <w:b/>
                <w:bCs/>
                <w:spacing w:val="2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   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RR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3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[_ 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29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][_ 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30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breaths</w:t>
            </w:r>
            <w:r w:rsidRPr="00EB2B41">
              <w:rPr>
                <w:rFonts w:eastAsia="Times New Roman" w:cstheme="minorHAnsi"/>
                <w:b/>
                <w:bCs/>
                <w:spacing w:val="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</w:p>
          <w:p w14:paraId="30B8293B" w14:textId="3256B962" w:rsidR="00722DE0" w:rsidRPr="00713B33" w:rsidRDefault="00722DE0" w:rsidP="00722DE0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Systolic</w:t>
            </w:r>
            <w:r w:rsidRPr="00EB2B41">
              <w:rPr>
                <w:rFonts w:cstheme="minorHAnsi"/>
                <w:b/>
                <w:bCs/>
                <w:spacing w:val="-6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BP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cstheme="minorHAnsi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proofErr w:type="gramStart"/>
            <w:r w:rsidRPr="00713B33">
              <w:rPr>
                <w:rFonts w:ascii="Times New Roman"/>
                <w:b/>
                <w:bCs/>
                <w:sz w:val="19"/>
              </w:rPr>
              <w:t xml:space="preserve">_  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proofErr w:type="gramEnd"/>
            <w:r w:rsidRPr="00713B33">
              <w:rPr>
                <w:rFonts w:ascii="Times New Roman"/>
                <w:b/>
                <w:bCs/>
                <w:sz w:val="19"/>
              </w:rPr>
              <w:t xml:space="preserve">[_  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r w:rsidRPr="00713B33">
              <w:rPr>
                <w:rFonts w:ascii="Times New Roman"/>
                <w:b/>
                <w:bCs/>
                <w:sz w:val="19"/>
              </w:rPr>
              <w:t xml:space="preserve">[_ </w:t>
            </w:r>
            <w:r w:rsidR="006B3297">
              <w:rPr>
                <w:rFonts w:ascii="Times New Roman"/>
                <w:b/>
                <w:bCs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19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19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 w:rsidR="00EB2B41"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Diastolic</w:t>
            </w:r>
            <w:r w:rsidRPr="00EB2B41">
              <w:rPr>
                <w:rFonts w:cstheme="minorHAnsi"/>
                <w:b/>
                <w:bCs/>
                <w:spacing w:val="-5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BP</w:t>
            </w:r>
            <w:r w:rsidRPr="00713B33">
              <w:rPr>
                <w:rFonts w:ascii="Times New Roman"/>
                <w:b/>
                <w:bCs/>
                <w:sz w:val="19"/>
              </w:rPr>
              <w:t>:</w:t>
            </w:r>
            <w:r w:rsidRPr="00713B33">
              <w:rPr>
                <w:rFonts w:ascii="Times New Roman"/>
                <w:b/>
                <w:bCs/>
                <w:spacing w:val="-6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 xml:space="preserve">[_  </w:t>
            </w:r>
            <w:r w:rsidRPr="00713B33">
              <w:rPr>
                <w:rFonts w:ascii="Times New Roman"/>
                <w:b/>
                <w:bCs/>
                <w:spacing w:val="39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 xml:space="preserve">][_  </w:t>
            </w:r>
            <w:r w:rsidRPr="00713B33">
              <w:rPr>
                <w:rFonts w:ascii="Times New Roman"/>
                <w:b/>
                <w:bCs/>
                <w:spacing w:val="39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 xml:space="preserve">][_ </w:t>
            </w:r>
            <w:r w:rsidRPr="00713B33">
              <w:rPr>
                <w:rFonts w:ascii="Times New Roman"/>
                <w:b/>
                <w:bCs/>
                <w:spacing w:val="39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  </w:t>
            </w:r>
            <w:r w:rsidR="00EB2B41"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Severe dehydration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24128976" w14:textId="77777777" w:rsidR="00722DE0" w:rsidRPr="00713B33" w:rsidRDefault="00722DE0" w:rsidP="00722DE0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Sternal capillary refill time &gt;2seconds</w:t>
            </w: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76304337" w14:textId="77777777" w:rsidR="00722DE0" w:rsidRPr="00713B33" w:rsidRDefault="00722DE0" w:rsidP="00722DE0">
            <w:pPr>
              <w:pStyle w:val="TableParagraph"/>
              <w:tabs>
                <w:tab w:val="left" w:pos="3366"/>
              </w:tabs>
              <w:spacing w:before="120"/>
              <w:ind w:left="104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Oxy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ge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n</w:t>
            </w:r>
            <w:r w:rsidRPr="00EB2B41">
              <w:rPr>
                <w:rFonts w:eastAsia="Times New Roman" w:cstheme="minorHAnsi"/>
                <w:b/>
                <w:bCs/>
                <w:spacing w:val="-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saturation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-5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[_ </w:t>
            </w:r>
            <w:proofErr w:type="gramStart"/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43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proofErr w:type="gramEnd"/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[_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43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][_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44"/>
                <w:sz w:val="19"/>
                <w:szCs w:val="19"/>
              </w:rPr>
              <w:t xml:space="preserve"> </w:t>
            </w:r>
            <w:r w:rsidRPr="00713B33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]%        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On</w:t>
            </w:r>
            <w:r w:rsidRPr="00EB2B41">
              <w:rPr>
                <w:rFonts w:eastAsia="Times New Roman" w:cstheme="minorHAnsi"/>
                <w:b/>
                <w:bCs/>
                <w:spacing w:val="1"/>
                <w:w w:val="90"/>
                <w:sz w:val="20"/>
                <w:szCs w:val="20"/>
                <w:u w:val="single"/>
              </w:rPr>
              <w:t>: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pacing w:val="-12"/>
                <w:w w:val="90"/>
                <w:sz w:val="19"/>
                <w:szCs w:val="19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Room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air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pacing w:val="9"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Any Oxygen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therapy</w:t>
            </w:r>
            <w:r w:rsidRPr="00EB2B41">
              <w:rPr>
                <w:rFonts w:eastAsia="Times New Roman" w:cstheme="minorHAnsi"/>
                <w:b/>
                <w:bCs/>
                <w:spacing w:val="4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N/K</w:t>
            </w:r>
          </w:p>
        </w:tc>
      </w:tr>
    </w:tbl>
    <w:p w14:paraId="3E68F502" w14:textId="2245A780" w:rsidR="008D0983" w:rsidRDefault="008D0983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1"/>
        <w:gridCol w:w="2661"/>
        <w:gridCol w:w="2662"/>
        <w:gridCol w:w="2501"/>
      </w:tblGrid>
      <w:tr w:rsidR="005C61DE" w14:paraId="3CF2B1CF" w14:textId="77777777" w:rsidTr="00A804C6">
        <w:tc>
          <w:tcPr>
            <w:tcW w:w="10485" w:type="dxa"/>
            <w:gridSpan w:val="4"/>
            <w:shd w:val="clear" w:color="auto" w:fill="D9D9D9" w:themeFill="background1" w:themeFillShade="D9"/>
          </w:tcPr>
          <w:p w14:paraId="24ED4166" w14:textId="3DEAD34E" w:rsidR="005C61DE" w:rsidRPr="00D854AD" w:rsidRDefault="005C61DE" w:rsidP="005C61DE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</w:pPr>
            <w:r w:rsidRPr="005C61DE">
              <w:rPr>
                <w:rFonts w:asciiTheme="minorHAnsi" w:hAnsiTheme="minorHAnsi" w:cstheme="minorHAnsi"/>
                <w:b/>
                <w:sz w:val="22"/>
                <w:szCs w:val="22"/>
              </w:rPr>
              <w:t>S</w:t>
            </w:r>
            <w:r w:rsidR="00895CA8">
              <w:rPr>
                <w:rFonts w:asciiTheme="minorHAnsi" w:hAnsiTheme="minorHAnsi" w:cstheme="minorHAnsi"/>
                <w:b/>
                <w:sz w:val="22"/>
                <w:szCs w:val="22"/>
              </w:rPr>
              <w:t>IGNS AND SYMPTOMS</w:t>
            </w:r>
            <w:proofErr w:type="gramStart"/>
            <w:r w:rsidRPr="005C61D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- </w:t>
            </w:r>
            <w:r w:rsidR="00D854AD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895CA8"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>This</w:t>
            </w:r>
            <w:proofErr w:type="gramEnd"/>
            <w:r w:rsidRPr="00895CA8"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 xml:space="preserve"> section should refer to the start of the COVID </w:t>
            </w:r>
            <w:r w:rsidR="00D854AD" w:rsidRPr="00C3758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episode </w:t>
            </w:r>
            <w:r w:rsidR="00F4378C" w:rsidRPr="00C3758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      </w:t>
            </w:r>
            <w:r w:rsidR="00A74CF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</w:t>
            </w:r>
            <w:r w:rsidR="001411AD"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None</w:t>
            </w:r>
            <w:r w:rsidR="00A74CFF"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 (asymptomatic)</w:t>
            </w:r>
            <w:r w:rsidR="001411AD"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 </w:t>
            </w:r>
            <w:r w:rsidR="001411AD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5C61DE" w14:paraId="7690A598" w14:textId="77777777" w:rsidTr="003A5B25">
        <w:trPr>
          <w:trHeight w:val="4512"/>
        </w:trPr>
        <w:tc>
          <w:tcPr>
            <w:tcW w:w="2661" w:type="dxa"/>
          </w:tcPr>
          <w:p w14:paraId="1E65F043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History of fever</w:t>
            </w:r>
          </w:p>
          <w:p w14:paraId="47BF0C3C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Cough</w:t>
            </w:r>
          </w:p>
          <w:p w14:paraId="07454818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   </w:t>
            </w: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with sputum production</w:t>
            </w:r>
          </w:p>
          <w:p w14:paraId="07EB8296" w14:textId="77777777" w:rsidR="005C61DE" w:rsidRPr="00401D8C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401D8C">
              <w:rPr>
                <w:rFonts w:asciiTheme="minorHAnsi" w:hAnsiTheme="minorHAnsi" w:cstheme="minorHAnsi"/>
                <w:b/>
                <w:sz w:val="18"/>
                <w:szCs w:val="18"/>
                <w:shd w:val="clear" w:color="auto" w:fill="FFFFFF" w:themeFill="background1"/>
              </w:rPr>
              <w:t xml:space="preserve">     </w:t>
            </w:r>
            <w:r w:rsidRPr="00401D8C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  <w:t>bloody sputum/haemoptysis</w:t>
            </w:r>
          </w:p>
          <w:p w14:paraId="70FD5B01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Sore throat</w:t>
            </w:r>
          </w:p>
          <w:p w14:paraId="42991D24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Runny nose (Rhinorrhoea)</w:t>
            </w:r>
          </w:p>
          <w:p w14:paraId="06FFB796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Ear pain</w:t>
            </w:r>
          </w:p>
          <w:p w14:paraId="1B32B03D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Wheezing</w:t>
            </w:r>
          </w:p>
          <w:p w14:paraId="029FD73A" w14:textId="2BD69809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Chest pa</w:t>
            </w:r>
            <w:r w:rsid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in</w:t>
            </w:r>
          </w:p>
          <w:p w14:paraId="49106EFD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Muscle aches (Myalgia)</w:t>
            </w:r>
          </w:p>
          <w:p w14:paraId="167EAC1E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Joint pain (Arthralgia)</w:t>
            </w:r>
          </w:p>
          <w:p w14:paraId="149DBAF7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Fatigue / Malaise</w:t>
            </w:r>
          </w:p>
          <w:p w14:paraId="021A54D3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  <w:t>Shortness of breath (Dyspnoea)</w:t>
            </w:r>
          </w:p>
          <w:p w14:paraId="459C1E2D" w14:textId="4734D3E1" w:rsidR="005C61DE" w:rsidRDefault="005C61DE" w:rsidP="005C61DE">
            <w:pPr>
              <w:tabs>
                <w:tab w:val="left" w:pos="1185"/>
              </w:tabs>
              <w:spacing w:after="200" w:line="276" w:lineRule="auto"/>
              <w:rPr>
                <w:b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Disturbance or loss of taste (</w:t>
            </w:r>
            <w:proofErr w:type="gramStart"/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Ageusia )</w:t>
            </w:r>
            <w:proofErr w:type="gramEnd"/>
          </w:p>
        </w:tc>
        <w:tc>
          <w:tcPr>
            <w:tcW w:w="2661" w:type="dxa"/>
          </w:tcPr>
          <w:p w14:paraId="161AED5D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210CE78" w14:textId="77777777" w:rsidR="005C61DE" w:rsidRPr="00F44FF8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9CDA895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61C957E9" w14:textId="77777777" w:rsidR="005C61DE" w:rsidRPr="00F44FF8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43E622F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68496510" w14:textId="77777777" w:rsidR="005C61DE" w:rsidRPr="00F44FF8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62B6F54C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FED4053" w14:textId="77777777" w:rsidR="005C61DE" w:rsidRPr="00F44FF8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6BC97037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9E2D36F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DD62110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ABF578E" w14:textId="77777777" w:rsidR="005C61DE" w:rsidRPr="00F44FF8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98E9610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13E853C" w14:textId="2E1FB57C" w:rsidR="005C61DE" w:rsidRDefault="005C61DE" w:rsidP="005C61DE">
            <w:pPr>
              <w:tabs>
                <w:tab w:val="left" w:pos="1185"/>
              </w:tabs>
              <w:spacing w:after="200" w:line="276" w:lineRule="auto"/>
              <w:rPr>
                <w:b/>
                <w:sz w:val="20"/>
                <w:szCs w:val="20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>N/K</w:t>
            </w:r>
            <w:r w:rsidRPr="00B63B5E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</w:p>
        </w:tc>
        <w:tc>
          <w:tcPr>
            <w:tcW w:w="2662" w:type="dxa"/>
          </w:tcPr>
          <w:p w14:paraId="2C9C2561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Lower chest wall indrawing </w:t>
            </w:r>
          </w:p>
          <w:p w14:paraId="7D52C8D6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Headache</w:t>
            </w:r>
          </w:p>
          <w:p w14:paraId="6BEFBF56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Altered consciousness/confusion </w:t>
            </w:r>
          </w:p>
          <w:p w14:paraId="678C4159" w14:textId="066A9E65" w:rsidR="005C61DE" w:rsidRPr="00401D8C" w:rsidRDefault="005C61DE" w:rsidP="00E62591">
            <w:pPr>
              <w:shd w:val="clear" w:color="auto" w:fill="FFFFFF" w:themeFill="background1"/>
              <w:tabs>
                <w:tab w:val="center" w:pos="1359"/>
              </w:tabs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Seizur</w:t>
            </w:r>
            <w:r w:rsidR="00401D8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es</w:t>
            </w:r>
          </w:p>
          <w:p w14:paraId="0AB3DDF5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Abdominal pain </w:t>
            </w:r>
          </w:p>
          <w:p w14:paraId="3156C5B0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/>
              </w:rPr>
              <w:t>Vomiting / Nausea</w:t>
            </w:r>
          </w:p>
          <w:p w14:paraId="68EAC7ED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Diarrhoea</w:t>
            </w:r>
          </w:p>
          <w:p w14:paraId="1204CAE2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Conjunctivitis</w:t>
            </w:r>
          </w:p>
          <w:p w14:paraId="5CE7F646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Skin rash</w:t>
            </w:r>
          </w:p>
          <w:p w14:paraId="49DFC1C8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Skin ulcers</w:t>
            </w:r>
          </w:p>
          <w:p w14:paraId="2819F425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Lymphadenopathy</w:t>
            </w:r>
          </w:p>
          <w:p w14:paraId="06B7E4CB" w14:textId="77777777" w:rsidR="005C61DE" w:rsidRPr="00EB2B41" w:rsidRDefault="005C61DE" w:rsidP="00E62591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Bleeding (Haemorrhage)</w:t>
            </w:r>
          </w:p>
          <w:p w14:paraId="57D0FFCF" w14:textId="77777777" w:rsidR="005C61DE" w:rsidRPr="00EB2B41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If Bleeding: specify site(s):</w:t>
            </w:r>
          </w:p>
          <w:p w14:paraId="7F311741" w14:textId="7553A6C8" w:rsidR="005C61DE" w:rsidRPr="00EB2B41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Disturbance or loss of smell (Anosmia)</w:t>
            </w:r>
          </w:p>
          <w:p w14:paraId="2689FCF4" w14:textId="07F28C29" w:rsidR="005C61DE" w:rsidRDefault="005C61DE" w:rsidP="00E62591">
            <w:pPr>
              <w:tabs>
                <w:tab w:val="left" w:pos="1185"/>
              </w:tabs>
              <w:spacing w:before="40" w:after="40"/>
              <w:rPr>
                <w:b/>
                <w:sz w:val="20"/>
                <w:szCs w:val="20"/>
              </w:rPr>
            </w:pPr>
          </w:p>
        </w:tc>
        <w:tc>
          <w:tcPr>
            <w:tcW w:w="2501" w:type="dxa"/>
          </w:tcPr>
          <w:p w14:paraId="01BD72A1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BE34861" w14:textId="77777777" w:rsidR="005C61DE" w:rsidRPr="00F44FF8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95C8C6E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B7CF88E" w14:textId="77777777" w:rsidR="000F3CCC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</w:p>
          <w:p w14:paraId="2E84249D" w14:textId="04585766" w:rsidR="005C61DE" w:rsidRPr="00F44FF8" w:rsidRDefault="000F3CCC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eastAsia="Wingdings" w:hAnsiTheme="minorHAnsi" w:cstheme="minorHAnsi"/>
                <w:b/>
                <w:sz w:val="18"/>
                <w:szCs w:val="18"/>
                <w:shd w:val="clear" w:color="auto" w:fill="FFFFFF" w:themeFill="background1"/>
              </w:rPr>
              <w:t xml:space="preserve"> </w:t>
            </w:r>
            <w:r w:rsidR="005C61DE"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="005C61DE"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="005C61DE"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="005C61DE"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="005C61DE"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="005C61DE"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E7D6DE9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4CEE3313" w14:textId="77777777" w:rsidR="005C61DE" w:rsidRPr="00F44FF8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692A38EA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3D6611F" w14:textId="77777777" w:rsidR="005C61DE" w:rsidRPr="00F44FF8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2589C42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C6F5A15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6DFA3C2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C9A11EF" w14:textId="77777777" w:rsidR="005C61DE" w:rsidRPr="009D2E1F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DAECA1A" w14:textId="77777777" w:rsidR="005C61DE" w:rsidRPr="00E6259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62591">
              <w:rPr>
                <w:rFonts w:asciiTheme="minorHAnsi" w:hAnsiTheme="minorHAnsi" w:cstheme="minorHAnsi"/>
                <w:b/>
                <w:sz w:val="18"/>
                <w:szCs w:val="18"/>
              </w:rPr>
              <w:t>________________________</w:t>
            </w:r>
          </w:p>
          <w:p w14:paraId="194DEEA1" w14:textId="25324CDB" w:rsidR="009D2E1F" w:rsidRPr="00F44FF8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73D8D39" w14:textId="77777777" w:rsidR="005C61DE" w:rsidRPr="00F44FF8" w:rsidRDefault="005C61DE" w:rsidP="00E62591">
            <w:pPr>
              <w:shd w:val="clear" w:color="auto" w:fill="FFFFFF" w:themeFill="background1"/>
              <w:spacing w:before="40" w:after="40"/>
              <w:rPr>
                <w:b/>
                <w:sz w:val="18"/>
                <w:szCs w:val="18"/>
              </w:rPr>
            </w:pPr>
          </w:p>
          <w:p w14:paraId="16B9F249" w14:textId="45B8A700" w:rsidR="005C61DE" w:rsidRDefault="005C61DE" w:rsidP="00E62591">
            <w:pPr>
              <w:tabs>
                <w:tab w:val="left" w:pos="1185"/>
              </w:tabs>
              <w:spacing w:before="40" w:after="40"/>
              <w:rPr>
                <w:b/>
                <w:sz w:val="20"/>
                <w:szCs w:val="20"/>
              </w:rPr>
            </w:pPr>
          </w:p>
        </w:tc>
      </w:tr>
    </w:tbl>
    <w:p w14:paraId="65379391" w14:textId="77777777" w:rsidR="005C61DE" w:rsidRDefault="005C61DE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p w14:paraId="460C9715" w14:textId="55B28565" w:rsidR="005C61DE" w:rsidRPr="00895CA8" w:rsidRDefault="00895CA8" w:rsidP="00895CA8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>Page 3 of 4</w:t>
      </w:r>
    </w:p>
    <w:tbl>
      <w:tblPr>
        <w:tblStyle w:val="TableGrid"/>
        <w:tblpPr w:leftFromText="180" w:rightFromText="180" w:vertAnchor="page" w:horzAnchor="margin" w:tblpY="1521"/>
        <w:tblW w:w="10601" w:type="dxa"/>
        <w:tblLook w:val="04A0" w:firstRow="1" w:lastRow="0" w:firstColumn="1" w:lastColumn="0" w:noHBand="0" w:noVBand="1"/>
      </w:tblPr>
      <w:tblGrid>
        <w:gridCol w:w="2870"/>
        <w:gridCol w:w="2213"/>
        <w:gridCol w:w="3340"/>
        <w:gridCol w:w="2178"/>
      </w:tblGrid>
      <w:tr w:rsidR="003056C1" w:rsidRPr="001B3489" w14:paraId="6F719671" w14:textId="77777777" w:rsidTr="003056C1">
        <w:trPr>
          <w:trHeight w:hRule="exact" w:val="296"/>
        </w:trPr>
        <w:tc>
          <w:tcPr>
            <w:tcW w:w="10601" w:type="dxa"/>
            <w:gridSpan w:val="4"/>
            <w:shd w:val="clear" w:color="auto" w:fill="D9D9D9" w:themeFill="background1" w:themeFillShade="D9"/>
          </w:tcPr>
          <w:p w14:paraId="0DD64068" w14:textId="19463B0E" w:rsidR="003056C1" w:rsidRPr="001B3489" w:rsidRDefault="003056C1" w:rsidP="003056C1">
            <w:pPr>
              <w:tabs>
                <w:tab w:val="left" w:pos="5956"/>
              </w:tabs>
              <w:ind w:right="-154" w:firstLine="72"/>
              <w:rPr>
                <w:rFonts w:asciiTheme="minorHAnsi" w:hAnsiTheme="minorHAnsi" w:cstheme="minorHAnsi"/>
                <w:b/>
                <w:bCs/>
              </w:rPr>
            </w:pPr>
            <w:r w:rsidRPr="001B3489">
              <w:rPr>
                <w:rFonts w:asciiTheme="minorHAnsi" w:hAnsiTheme="minorHAnsi" w:cstheme="minorHAnsi"/>
                <w:b/>
                <w:bCs/>
              </w:rPr>
              <w:t xml:space="preserve">CO-MORBIDITIES </w:t>
            </w:r>
            <w:r w:rsidRPr="000E3DF5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(existing prior to </w:t>
            </w:r>
            <w:proofErr w:type="gramStart"/>
            <w:r w:rsidRPr="000E3DF5">
              <w:rPr>
                <w:rFonts w:asciiTheme="minorHAnsi" w:hAnsiTheme="minorHAnsi" w:cstheme="minorHAnsi"/>
                <w:b/>
                <w:bCs/>
                <w:i/>
                <w:iCs/>
              </w:rPr>
              <w:t>admission</w:t>
            </w:r>
            <w:r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>)</w:t>
            </w:r>
            <w:r w:rsidR="00F4378C"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</w:t>
            </w:r>
            <w:proofErr w:type="gramEnd"/>
            <w:r w:rsidR="00F4378C"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                                                                </w:t>
            </w:r>
            <w:r w:rsidR="00A74CFF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</w:t>
            </w:r>
            <w:r w:rsidR="00F4378C"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No comorbidities </w:t>
            </w:r>
            <w:r w:rsidR="00F4378C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3056C1" w:rsidRPr="001B3489" w14:paraId="324D88F0" w14:textId="77777777" w:rsidTr="003056C1">
        <w:trPr>
          <w:trHeight w:val="198"/>
        </w:trPr>
        <w:tc>
          <w:tcPr>
            <w:tcW w:w="2870" w:type="dxa"/>
          </w:tcPr>
          <w:p w14:paraId="73A563E2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Chronic cardiac disease, including congenital heart disease. </w:t>
            </w:r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not</w:t>
            </w:r>
            <w:proofErr w:type="gramEnd"/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hypertension)  </w:t>
            </w:r>
          </w:p>
        </w:tc>
        <w:tc>
          <w:tcPr>
            <w:tcW w:w="2213" w:type="dxa"/>
          </w:tcPr>
          <w:p w14:paraId="2AF5D89A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34835D65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Obesity </w:t>
            </w:r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(as defined by clinical staff)</w:t>
            </w:r>
          </w:p>
        </w:tc>
        <w:tc>
          <w:tcPr>
            <w:tcW w:w="2178" w:type="dxa"/>
          </w:tcPr>
          <w:p w14:paraId="2EA2B02D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4058AA42" w14:textId="77777777" w:rsidTr="003056C1">
        <w:trPr>
          <w:trHeight w:val="198"/>
        </w:trPr>
        <w:tc>
          <w:tcPr>
            <w:tcW w:w="2870" w:type="dxa"/>
          </w:tcPr>
          <w:p w14:paraId="638B29D0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Hypertension </w:t>
            </w:r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213" w:type="dxa"/>
          </w:tcPr>
          <w:p w14:paraId="6CD00D77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04A18692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Diabetes and Type              </w:t>
            </w:r>
          </w:p>
        </w:tc>
        <w:tc>
          <w:tcPr>
            <w:tcW w:w="2178" w:type="dxa"/>
          </w:tcPr>
          <w:p w14:paraId="43B437BA" w14:textId="77777777" w:rsidR="003056C1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 </w:t>
            </w:r>
          </w:p>
          <w:p w14:paraId="73CAA63F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1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2   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4A90F975" w14:textId="77777777" w:rsidTr="003056C1">
        <w:trPr>
          <w:trHeight w:val="198"/>
        </w:trPr>
        <w:tc>
          <w:tcPr>
            <w:tcW w:w="2870" w:type="dxa"/>
          </w:tcPr>
          <w:p w14:paraId="24888B0F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pulmonary disease</w:t>
            </w:r>
          </w:p>
          <w:p w14:paraId="254B7333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not</w:t>
            </w:r>
            <w:proofErr w:type="gramEnd"/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asthma)</w:t>
            </w:r>
          </w:p>
        </w:tc>
        <w:tc>
          <w:tcPr>
            <w:tcW w:w="2213" w:type="dxa"/>
          </w:tcPr>
          <w:p w14:paraId="5A8F4092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44AD0119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 complications</w:t>
            </w:r>
          </w:p>
        </w:tc>
        <w:tc>
          <w:tcPr>
            <w:tcW w:w="2178" w:type="dxa"/>
          </w:tcPr>
          <w:p w14:paraId="3C0FF0AD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2D21417B" w14:textId="77777777" w:rsidTr="003056C1">
        <w:trPr>
          <w:trHeight w:val="198"/>
        </w:trPr>
        <w:tc>
          <w:tcPr>
            <w:tcW w:w="2870" w:type="dxa"/>
          </w:tcPr>
          <w:p w14:paraId="36BEEAD3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Asthma </w:t>
            </w:r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213" w:type="dxa"/>
          </w:tcPr>
          <w:p w14:paraId="55437B04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18D3248B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without complications</w:t>
            </w:r>
          </w:p>
        </w:tc>
        <w:tc>
          <w:tcPr>
            <w:tcW w:w="2178" w:type="dxa"/>
          </w:tcPr>
          <w:p w14:paraId="772DA509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625B1166" w14:textId="77777777" w:rsidTr="003056C1">
        <w:trPr>
          <w:trHeight w:val="198"/>
        </w:trPr>
        <w:tc>
          <w:tcPr>
            <w:tcW w:w="2870" w:type="dxa"/>
          </w:tcPr>
          <w:p w14:paraId="6FD9E538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kidney disease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153B97DF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2A3E09AC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Rheumatologic disorder</w:t>
            </w:r>
          </w:p>
        </w:tc>
        <w:tc>
          <w:tcPr>
            <w:tcW w:w="2178" w:type="dxa"/>
          </w:tcPr>
          <w:p w14:paraId="2905E626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09BD1F0E" w14:textId="77777777" w:rsidTr="003056C1">
        <w:trPr>
          <w:trHeight w:val="198"/>
        </w:trPr>
        <w:tc>
          <w:tcPr>
            <w:tcW w:w="2870" w:type="dxa"/>
          </w:tcPr>
          <w:p w14:paraId="5AB76ED6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Moderate / severe liver disease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4A240074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62322D84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Dementia</w:t>
            </w:r>
          </w:p>
        </w:tc>
        <w:tc>
          <w:tcPr>
            <w:tcW w:w="2178" w:type="dxa"/>
          </w:tcPr>
          <w:p w14:paraId="3A0916D1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02402FD7" w14:textId="77777777" w:rsidTr="003056C1">
        <w:trPr>
          <w:trHeight w:val="198"/>
        </w:trPr>
        <w:tc>
          <w:tcPr>
            <w:tcW w:w="2870" w:type="dxa"/>
          </w:tcPr>
          <w:p w14:paraId="375D085F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Mild liver disease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0716E567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146B5F70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Malnutrition</w:t>
            </w:r>
            <w:r w:rsidRPr="00EB2B41" w:rsidDel="00116015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78" w:type="dxa"/>
          </w:tcPr>
          <w:p w14:paraId="7638F5F2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01AE89C5" w14:textId="77777777" w:rsidTr="003056C1">
        <w:trPr>
          <w:trHeight w:val="198"/>
        </w:trPr>
        <w:tc>
          <w:tcPr>
            <w:tcW w:w="2870" w:type="dxa"/>
          </w:tcPr>
          <w:p w14:paraId="7378065F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neurological disorder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5E995E5A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</w:tcPr>
          <w:p w14:paraId="3CC58C92" w14:textId="77777777" w:rsidR="003056C1" w:rsidRPr="00DB756E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Smoking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Never smoked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Former smoker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</w:tc>
      </w:tr>
      <w:tr w:rsidR="003056C1" w:rsidRPr="001B3489" w14:paraId="30B06770" w14:textId="77777777" w:rsidTr="003056C1">
        <w:trPr>
          <w:trHeight w:val="198"/>
        </w:trPr>
        <w:tc>
          <w:tcPr>
            <w:tcW w:w="2870" w:type="dxa"/>
          </w:tcPr>
          <w:p w14:paraId="1FE7FE0B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Malignant neoplasm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2209BDAC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 w:val="restart"/>
          </w:tcPr>
          <w:p w14:paraId="6ABE3983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D9D9D9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Other relevant risk factor</w:t>
            </w:r>
          </w:p>
          <w:p w14:paraId="1EB1421D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B756E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11421F1D" w14:textId="77777777" w:rsidR="003056C1" w:rsidRPr="00DB756E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If yes, specify______________________________________</w:t>
            </w:r>
          </w:p>
        </w:tc>
      </w:tr>
      <w:tr w:rsidR="003056C1" w:rsidRPr="001B3489" w14:paraId="6AC4274F" w14:textId="77777777" w:rsidTr="003056C1">
        <w:trPr>
          <w:trHeight w:val="198"/>
        </w:trPr>
        <w:tc>
          <w:tcPr>
            <w:tcW w:w="2870" w:type="dxa"/>
          </w:tcPr>
          <w:p w14:paraId="7A7D0D99" w14:textId="77777777" w:rsidR="003056C1" w:rsidRPr="00EB2B41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hematologic disease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2A7FA596" w14:textId="77777777" w:rsidR="003056C1" w:rsidRPr="00D63D7F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/>
          </w:tcPr>
          <w:p w14:paraId="7E0040D5" w14:textId="77777777" w:rsidR="003056C1" w:rsidRPr="001B3489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</w:pPr>
          </w:p>
        </w:tc>
      </w:tr>
      <w:tr w:rsidR="003056C1" w:rsidRPr="001B3489" w14:paraId="6834039B" w14:textId="77777777" w:rsidTr="003056C1">
        <w:trPr>
          <w:trHeight w:val="332"/>
        </w:trPr>
        <w:tc>
          <w:tcPr>
            <w:tcW w:w="2870" w:type="dxa"/>
          </w:tcPr>
          <w:p w14:paraId="0224EC54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AIDS / HIV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5D8AF1E9" w14:textId="77777777" w:rsidR="003056C1" w:rsidRPr="00D63D7F" w:rsidRDefault="003056C1" w:rsidP="003056C1">
            <w:pPr>
              <w:tabs>
                <w:tab w:val="left" w:pos="5956"/>
              </w:tabs>
              <w:spacing w:before="80" w:line="276" w:lineRule="auto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/>
          </w:tcPr>
          <w:p w14:paraId="366F559C" w14:textId="77777777" w:rsidR="003056C1" w:rsidRPr="00713B33" w:rsidRDefault="003056C1" w:rsidP="003056C1">
            <w:pPr>
              <w:tabs>
                <w:tab w:val="left" w:pos="5956"/>
              </w:tabs>
              <w:spacing w:before="80" w:line="276" w:lineRule="auto"/>
              <w:ind w:right="-154" w:firstLine="72"/>
              <w:rPr>
                <w:b/>
                <w:bCs/>
                <w:sz w:val="20"/>
                <w:szCs w:val="20"/>
              </w:rPr>
            </w:pPr>
          </w:p>
        </w:tc>
      </w:tr>
    </w:tbl>
    <w:p w14:paraId="4C271103" w14:textId="77777777" w:rsidR="005C61DE" w:rsidRDefault="005C61DE" w:rsidP="00F16B14">
      <w:pPr>
        <w:tabs>
          <w:tab w:val="left" w:pos="1185"/>
        </w:tabs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895CA8" w14:paraId="5298F2B5" w14:textId="77777777" w:rsidTr="00895CA8">
        <w:tc>
          <w:tcPr>
            <w:tcW w:w="10646" w:type="dxa"/>
            <w:shd w:val="clear" w:color="auto" w:fill="D9D9D9" w:themeFill="background1" w:themeFillShade="D9"/>
          </w:tcPr>
          <w:p w14:paraId="65A052E4" w14:textId="1DDBD0A7" w:rsidR="00895CA8" w:rsidRDefault="00895CA8" w:rsidP="00F16B14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500BBE">
              <w:rPr>
                <w:rFonts w:asciiTheme="minorHAnsi" w:hAnsiTheme="minorHAnsi" w:cstheme="minorHAnsi"/>
                <w:b/>
                <w:bCs/>
              </w:rPr>
              <w:t>Is the patient thought to be a member of a CLINICALLY EXTREMELY VULNERABLE GROUP</w:t>
            </w:r>
            <w:r w:rsidR="007C6A0A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1411AD">
              <w:rPr>
                <w:rFonts w:asciiTheme="minorHAnsi" w:hAnsiTheme="minorHAnsi" w:cstheme="minorHAnsi"/>
                <w:b/>
                <w:bCs/>
              </w:rPr>
              <w:t xml:space="preserve">    </w:t>
            </w:r>
            <w:r w:rsidR="00A74CFF">
              <w:rPr>
                <w:rFonts w:asciiTheme="minorHAnsi" w:hAnsiTheme="minorHAnsi" w:cstheme="minorHAnsi"/>
                <w:b/>
                <w:bCs/>
              </w:rPr>
              <w:t xml:space="preserve">    </w:t>
            </w:r>
            <w:r w:rsidR="001411AD"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No</w:t>
            </w:r>
            <w:r w:rsidR="001411AD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1411AD" w:rsidRPr="00A74CF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="00A74CF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="001411AD" w:rsidRPr="00A74CF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NK</w:t>
            </w:r>
            <w:r w:rsidR="001411AD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895CA8" w14:paraId="61F28E78" w14:textId="77777777" w:rsidTr="00895CA8">
        <w:trPr>
          <w:trHeight w:val="6252"/>
        </w:trPr>
        <w:tc>
          <w:tcPr>
            <w:tcW w:w="10646" w:type="dxa"/>
          </w:tcPr>
          <w:p w14:paraId="139021AA" w14:textId="77777777" w:rsidR="00895CA8" w:rsidRPr="004D2A5B" w:rsidRDefault="00895CA8" w:rsidP="00895CA8">
            <w:pPr>
              <w:shd w:val="clear" w:color="auto" w:fill="FFFFFF"/>
              <w:spacing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Solid organ transplant recipients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: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1B683A0C" w14:textId="77777777" w:rsidR="00895CA8" w:rsidRPr="004D2A5B" w:rsidRDefault="00895CA8" w:rsidP="00895CA8">
            <w:pPr>
              <w:shd w:val="clear" w:color="auto" w:fill="FFFFFF"/>
              <w:spacing w:before="240"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People with specific cancers:  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0887962F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cancer who are undergoing active chemotherapy</w:t>
            </w:r>
          </w:p>
          <w:p w14:paraId="549948EA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lung cancer who are undergoing radical radiotherapy</w:t>
            </w:r>
          </w:p>
          <w:p w14:paraId="178F098F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cancers of the blood or bone marrow such as leukaemia, lymphoma or myeloma who are at any stage of treatment</w:t>
            </w:r>
          </w:p>
          <w:p w14:paraId="656E708A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having immunotherapy or other continuing antibody treatments for cancer</w:t>
            </w:r>
          </w:p>
          <w:p w14:paraId="58E043CF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having other targeted cancer treatments which can affect the immune system, such as protein kinase inhibitors or PARP inhibitors</w:t>
            </w:r>
          </w:p>
          <w:p w14:paraId="2E9648B2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who have had bone marrow or stem cell transplants in the last 6 months, or who are still taking immunosuppression drugs</w:t>
            </w:r>
          </w:p>
          <w:p w14:paraId="566FAF1A" w14:textId="77777777" w:rsidR="00895CA8" w:rsidRPr="00A55739" w:rsidRDefault="00895CA8" w:rsidP="00895CA8">
            <w:pPr>
              <w:shd w:val="clear" w:color="auto" w:fill="FFFFFF"/>
              <w:spacing w:before="240"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People with 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  <w:u w:val="single"/>
              </w:rPr>
              <w:t>severe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respiratory conditions including all cystic fibrosis, severe asthma requiring daily oral steroid or injectable maintenance therapy and severe chronic obstructive pulmonary requiring oxygen (COPD)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159D5B81" w14:textId="77777777" w:rsidR="00895CA8" w:rsidRPr="00A55739" w:rsidRDefault="00895CA8" w:rsidP="00895CA8">
            <w:pPr>
              <w:shd w:val="clear" w:color="auto" w:fill="FFFFFF"/>
              <w:spacing w:before="240"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rare diseases and inborn errors of metabolism that significantly increase the risk of infections (such as Severe combined immunodeficiency (SCID), homozygous sickle cell)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50CC1C49" w14:textId="77777777" w:rsidR="00895CA8" w:rsidRPr="00A55739" w:rsidRDefault="00895CA8" w:rsidP="00895CA8">
            <w:pPr>
              <w:shd w:val="clear" w:color="auto" w:fill="FFFFFF"/>
              <w:spacing w:before="240"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on immunosuppression therapies sufficient to significantly increase risk of infection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3B45058C" w14:textId="6ED15DB7" w:rsidR="00895CA8" w:rsidRPr="00895CA8" w:rsidRDefault="00895CA8" w:rsidP="00895CA8">
            <w:pPr>
              <w:shd w:val="clear" w:color="auto" w:fill="FFFFFF"/>
              <w:spacing w:before="240"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Women who are pregnant with significant heart disease, congenital or acquired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</w:tc>
      </w:tr>
    </w:tbl>
    <w:p w14:paraId="3BED9575" w14:textId="77777777" w:rsidR="005C61DE" w:rsidRDefault="005C61DE" w:rsidP="00F16B14">
      <w:pPr>
        <w:tabs>
          <w:tab w:val="left" w:pos="1185"/>
        </w:tabs>
        <w:rPr>
          <w:rFonts w:asciiTheme="minorHAnsi" w:hAnsiTheme="minorHAnsi" w:cstheme="minorHAnsi"/>
          <w:b/>
          <w:bCs/>
          <w:sz w:val="28"/>
          <w:szCs w:val="28"/>
        </w:rPr>
      </w:pPr>
    </w:p>
    <w:p w14:paraId="173A98A5" w14:textId="77777777" w:rsidR="005C61DE" w:rsidRDefault="005C61DE" w:rsidP="00F16B14">
      <w:pPr>
        <w:tabs>
          <w:tab w:val="left" w:pos="1185"/>
        </w:tabs>
        <w:rPr>
          <w:rFonts w:asciiTheme="minorHAnsi" w:hAnsiTheme="minorHAnsi" w:cstheme="minorHAnsi"/>
          <w:b/>
          <w:bCs/>
          <w:sz w:val="28"/>
          <w:szCs w:val="28"/>
        </w:rPr>
      </w:pPr>
    </w:p>
    <w:p w14:paraId="4B4F67DF" w14:textId="68732536" w:rsidR="00F16B14" w:rsidRDefault="00F16B14" w:rsidP="00E11B3C">
      <w:pPr>
        <w:tabs>
          <w:tab w:val="left" w:pos="1185"/>
        </w:tabs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B0CEA9B" w14:textId="77777777" w:rsidR="003056C1" w:rsidRDefault="003056C1" w:rsidP="00E11B3C">
      <w:pPr>
        <w:tabs>
          <w:tab w:val="left" w:pos="1185"/>
        </w:tabs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64081A8" w14:textId="2E7B4B85" w:rsidR="00C327CE" w:rsidRDefault="00722DE0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</w:p>
    <w:p w14:paraId="41F3BEE1" w14:textId="6EA30D33" w:rsidR="001E7F65" w:rsidRDefault="00F16B14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proofErr w:type="gramStart"/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 FORM</w:t>
      </w:r>
      <w:proofErr w:type="gramEnd"/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>Page 4 of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394"/>
        <w:gridCol w:w="2127"/>
      </w:tblGrid>
      <w:tr w:rsidR="006A5862" w14:paraId="1C17A1E9" w14:textId="01E73A46" w:rsidTr="006A5862">
        <w:tc>
          <w:tcPr>
            <w:tcW w:w="10627" w:type="dxa"/>
            <w:gridSpan w:val="3"/>
            <w:shd w:val="clear" w:color="auto" w:fill="D9D9D9" w:themeFill="background1" w:themeFillShade="D9"/>
          </w:tcPr>
          <w:p w14:paraId="29119C47" w14:textId="77777777" w:rsidR="006A5862" w:rsidRPr="00F16B14" w:rsidRDefault="006A5862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</w:rPr>
            </w:pPr>
            <w:r w:rsidRPr="00F16B14">
              <w:rPr>
                <w:rFonts w:asciiTheme="minorHAnsi" w:hAnsiTheme="minorHAnsi" w:cstheme="minorHAnsi"/>
                <w:b/>
                <w:bCs/>
              </w:rPr>
              <w:t xml:space="preserve">PRE-ADMISSION </w:t>
            </w:r>
            <w:proofErr w:type="gramStart"/>
            <w:r w:rsidRPr="00F16B14">
              <w:rPr>
                <w:rFonts w:asciiTheme="minorHAnsi" w:hAnsiTheme="minorHAnsi" w:cstheme="minorHAnsi"/>
                <w:b/>
                <w:bCs/>
              </w:rPr>
              <w:t xml:space="preserve">MEDICATION </w:t>
            </w:r>
            <w:r w:rsidRPr="00F16B14">
              <w:rPr>
                <w:rFonts w:asciiTheme="minorHAnsi" w:hAnsiTheme="minorHAnsi" w:cstheme="minorHAnsi"/>
                <w:b/>
              </w:rPr>
              <w:t xml:space="preserve"> Were</w:t>
            </w:r>
            <w:proofErr w:type="gramEnd"/>
            <w:r w:rsidRPr="00F16B14">
              <w:rPr>
                <w:rFonts w:asciiTheme="minorHAnsi" w:hAnsiTheme="minorHAnsi" w:cstheme="minorHAnsi"/>
                <w:b/>
              </w:rPr>
              <w:t xml:space="preserve"> any of the following taken within 14 days of admission?</w:t>
            </w:r>
          </w:p>
        </w:tc>
      </w:tr>
      <w:tr w:rsidR="006A5862" w14:paraId="0505ABFF" w14:textId="5B884D92" w:rsidTr="006A5862">
        <w:trPr>
          <w:trHeight w:val="641"/>
        </w:trPr>
        <w:tc>
          <w:tcPr>
            <w:tcW w:w="4106" w:type="dxa"/>
          </w:tcPr>
          <w:p w14:paraId="51AB375E" w14:textId="0842C42E" w:rsidR="006A5862" w:rsidRPr="006A5862" w:rsidRDefault="006A5862" w:rsidP="007747F5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  <w:t xml:space="preserve">Immunosuppressant e.g. oral (not inhaled) corticosteroids (not low dose </w:t>
            </w:r>
            <w:proofErr w:type="gramStart"/>
            <w:r w:rsidRPr="00EB2B41"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  <w:t xml:space="preserve">hydrocortisone)   </w:t>
            </w:r>
            <w:proofErr w:type="gramEnd"/>
            <w:r w:rsidRPr="00EB2B41"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  <w:t xml:space="preserve">            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4394" w:type="dxa"/>
          </w:tcPr>
          <w:p w14:paraId="3D21E31E" w14:textId="77777777" w:rsidR="006A5862" w:rsidRDefault="006A5862" w:rsidP="00A70FFD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  <w:t>Angiotensin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converting enzyme inhibitors (ACEI)? </w:t>
            </w:r>
          </w:p>
          <w:p w14:paraId="4780E004" w14:textId="7C8EB53B" w:rsidR="006A5862" w:rsidRDefault="006A5862" w:rsidP="00A70FFD">
            <w:pPr>
              <w:rPr>
                <w:rFonts w:asciiTheme="minorHAnsi" w:hAnsiTheme="minorHAnsi" w:cstheme="minorHAnsi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127" w:type="dxa"/>
          </w:tcPr>
          <w:p w14:paraId="4948A454" w14:textId="77777777" w:rsidR="006A5862" w:rsidRDefault="006A5862" w:rsidP="006A5862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3077F52E" w14:textId="731505D7" w:rsidR="006A5862" w:rsidRPr="00A70FFD" w:rsidRDefault="006A5862" w:rsidP="00A70FFD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</w:tr>
      <w:tr w:rsidR="006A5862" w14:paraId="0D595C6F" w14:textId="115983FF" w:rsidTr="006A5862">
        <w:tc>
          <w:tcPr>
            <w:tcW w:w="4106" w:type="dxa"/>
            <w:vMerge w:val="restart"/>
          </w:tcPr>
          <w:p w14:paraId="42334EDC" w14:textId="77777777" w:rsidR="006A5862" w:rsidRDefault="006A5862" w:rsidP="00A70FFD">
            <w:pPr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</w:pPr>
          </w:p>
          <w:p w14:paraId="3072019B" w14:textId="39D1D709" w:rsidR="006A5862" w:rsidRDefault="006A5862" w:rsidP="00A70FFD">
            <w:pPr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</w:pPr>
            <w:r w:rsidRPr="00EB2B41"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  <w:t>Anti-infectives for this illness episode prior to admission?</w:t>
            </w:r>
          </w:p>
          <w:p w14:paraId="45A417A6" w14:textId="20D542D7" w:rsidR="006A5862" w:rsidRPr="00EB2B41" w:rsidRDefault="006A5862" w:rsidP="00A70FFD">
            <w:pPr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N/</w:t>
            </w:r>
            <w:proofErr w:type="gramStart"/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K  If</w:t>
            </w:r>
            <w:proofErr w:type="gramEnd"/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yes, specify:______________</w:t>
            </w:r>
          </w:p>
        </w:tc>
        <w:tc>
          <w:tcPr>
            <w:tcW w:w="4394" w:type="dxa"/>
          </w:tcPr>
          <w:p w14:paraId="55A36C15" w14:textId="09CB8F6C" w:rsidR="006A5862" w:rsidRDefault="006A5862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EB2B41">
              <w:rPr>
                <w:rFonts w:asciiTheme="minorHAnsi" w:hAnsiTheme="minorHAnsi" w:cstheme="minorHAnsi"/>
                <w:bCs/>
                <w:color w:val="222222"/>
                <w:sz w:val="20"/>
                <w:szCs w:val="20"/>
                <w:shd w:val="clear" w:color="auto" w:fill="FFFFFF"/>
              </w:rPr>
              <w:t>Angiotensin II receptor blockers (</w:t>
            </w:r>
            <w:r w:rsidRPr="00EB2B41">
              <w:rPr>
                <w:rFonts w:asciiTheme="minorHAnsi" w:hAnsiTheme="minorHAnsi" w:cstheme="minorHAnsi"/>
                <w:bCs/>
                <w:color w:val="222222"/>
                <w:sz w:val="20"/>
                <w:szCs w:val="20"/>
              </w:rPr>
              <w:t>ARBs</w:t>
            </w:r>
            <w:r w:rsidRPr="00EB2B41">
              <w:rPr>
                <w:rFonts w:asciiTheme="minorHAnsi" w:hAnsiTheme="minorHAnsi" w:cstheme="minorHAnsi"/>
                <w:bCs/>
                <w:color w:val="222222"/>
                <w:sz w:val="20"/>
                <w:szCs w:val="20"/>
                <w:shd w:val="clear" w:color="auto" w:fill="FFFFFF"/>
              </w:rPr>
              <w:t>)?</w:t>
            </w:r>
          </w:p>
        </w:tc>
        <w:tc>
          <w:tcPr>
            <w:tcW w:w="2127" w:type="dxa"/>
          </w:tcPr>
          <w:p w14:paraId="02D50961" w14:textId="77777777" w:rsidR="006A5862" w:rsidRDefault="006A5862" w:rsidP="006A5862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432C161E" w14:textId="2DF2C605" w:rsidR="006A5862" w:rsidRDefault="006A5862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</w:p>
        </w:tc>
      </w:tr>
      <w:tr w:rsidR="006A5862" w14:paraId="34A2166A" w14:textId="77777777" w:rsidTr="006A5862">
        <w:tc>
          <w:tcPr>
            <w:tcW w:w="4106" w:type="dxa"/>
            <w:vMerge/>
          </w:tcPr>
          <w:p w14:paraId="334F6A01" w14:textId="77777777" w:rsidR="006A5862" w:rsidRPr="00EB2B41" w:rsidRDefault="006A5862" w:rsidP="00A70FFD">
            <w:pPr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4394" w:type="dxa"/>
          </w:tcPr>
          <w:p w14:paraId="08A28222" w14:textId="088E0677" w:rsidR="006A5862" w:rsidRDefault="006A5862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EB2B41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Non-steroidal anti-inflammatory (NSAID)?</w:t>
            </w:r>
            <w:r w:rsidRPr="00EB2B41">
              <w:rPr>
                <w:rFonts w:ascii="Arial" w:hAnsi="Arial" w:cs="Arial"/>
                <w:bCs/>
                <w:sz w:val="20"/>
                <w:szCs w:val="20"/>
              </w:rPr>
              <w:t xml:space="preserve">  </w:t>
            </w:r>
          </w:p>
        </w:tc>
        <w:tc>
          <w:tcPr>
            <w:tcW w:w="2127" w:type="dxa"/>
          </w:tcPr>
          <w:p w14:paraId="41D58011" w14:textId="77777777" w:rsidR="006A5862" w:rsidRDefault="006A5862" w:rsidP="006A5862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5D66F6B1" w14:textId="77777777" w:rsidR="006A5862" w:rsidRDefault="006A5862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</w:p>
        </w:tc>
      </w:tr>
    </w:tbl>
    <w:p w14:paraId="2FE454F8" w14:textId="77777777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3"/>
        <w:gridCol w:w="5323"/>
      </w:tblGrid>
      <w:tr w:rsidR="007747F5" w14:paraId="443B9433" w14:textId="77777777" w:rsidTr="007747F5">
        <w:trPr>
          <w:trHeight w:val="792"/>
        </w:trPr>
        <w:tc>
          <w:tcPr>
            <w:tcW w:w="10646" w:type="dxa"/>
            <w:gridSpan w:val="2"/>
            <w:shd w:val="clear" w:color="auto" w:fill="D9D9D9" w:themeFill="background1" w:themeFillShade="D9"/>
          </w:tcPr>
          <w:p w14:paraId="2C794AE9" w14:textId="4B33C51D" w:rsidR="007747F5" w:rsidRDefault="007747F5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EB2B41">
              <w:rPr>
                <w:rFonts w:asciiTheme="minorHAnsi" w:hAnsiTheme="minorHAnsi" w:cstheme="minorHAnsi"/>
                <w:b/>
                <w:bCs/>
                <w:u w:val="single"/>
              </w:rPr>
              <w:t>CLINICAL FRAILTY SCORE</w:t>
            </w:r>
            <w:r w:rsidRPr="007747F5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747F5">
              <w:rPr>
                <w:rFonts w:asciiTheme="minorHAnsi" w:hAnsiTheme="minorHAnsi" w:cstheme="minorHAnsi"/>
                <w:b/>
              </w:rPr>
              <w:t xml:space="preserve">       </w:t>
            </w:r>
            <w:r w:rsidRPr="007747F5">
              <w:rPr>
                <w:rFonts w:asciiTheme="minorHAnsi" w:hAnsiTheme="minorHAnsi" w:cstheme="minorHAnsi"/>
                <w:b/>
              </w:rPr>
              <w:br/>
              <w:t>With reference to the Dalhousie University Clinical Frailty Score (see guidance page 3 of complete CRF)</w:t>
            </w:r>
          </w:p>
        </w:tc>
      </w:tr>
      <w:tr w:rsidR="007747F5" w14:paraId="28DFEA8C" w14:textId="77777777" w:rsidTr="007747F5">
        <w:tc>
          <w:tcPr>
            <w:tcW w:w="5323" w:type="dxa"/>
          </w:tcPr>
          <w:p w14:paraId="3CB15446" w14:textId="50A08A4D" w:rsidR="007747F5" w:rsidRPr="00EB2B41" w:rsidRDefault="007747F5" w:rsidP="007747F5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Clinical Frailty Score</w:t>
            </w:r>
          </w:p>
        </w:tc>
        <w:tc>
          <w:tcPr>
            <w:tcW w:w="5323" w:type="dxa"/>
          </w:tcPr>
          <w:p w14:paraId="79FAE2E8" w14:textId="39E67FD1" w:rsidR="007747F5" w:rsidRDefault="007747F5" w:rsidP="007747F5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7747F5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[___] value 1 to 9 or </w:t>
            </w:r>
            <w:r w:rsidRPr="007747F5">
              <w:rPr>
                <w:rFonts w:ascii="Wingdings" w:eastAsia="Wingdings" w:hAnsi="Wingdings" w:cs="Wingdings"/>
                <w:sz w:val="20"/>
                <w:szCs w:val="20"/>
                <w:lang w:eastAsia="zh-CN"/>
              </w:rPr>
              <w:t></w:t>
            </w:r>
            <w:r w:rsidRPr="007747F5">
              <w:rPr>
                <w:rFonts w:ascii="Calibri" w:eastAsia="DengXian" w:hAnsi="Calibri"/>
                <w:sz w:val="20"/>
                <w:szCs w:val="20"/>
                <w:lang w:eastAsia="zh-CN"/>
              </w:rPr>
              <w:t>N/K</w:t>
            </w:r>
          </w:p>
        </w:tc>
      </w:tr>
    </w:tbl>
    <w:p w14:paraId="03D4DBD1" w14:textId="63CD81BC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8"/>
        <w:tblpPr w:leftFromText="180" w:rightFromText="180" w:vertAnchor="text" w:horzAnchor="margin" w:tblpY="22"/>
        <w:tblW w:w="10627" w:type="dxa"/>
        <w:tblLook w:val="04A0" w:firstRow="1" w:lastRow="0" w:firstColumn="1" w:lastColumn="0" w:noHBand="0" w:noVBand="1"/>
      </w:tblPr>
      <w:tblGrid>
        <w:gridCol w:w="10627"/>
      </w:tblGrid>
      <w:tr w:rsidR="00895CA8" w:rsidRPr="00895CA8" w14:paraId="7EABFB48" w14:textId="77777777" w:rsidTr="00962E2A">
        <w:trPr>
          <w:trHeight w:val="494"/>
        </w:trPr>
        <w:tc>
          <w:tcPr>
            <w:tcW w:w="10627" w:type="dxa"/>
            <w:shd w:val="clear" w:color="auto" w:fill="D9D9D9" w:themeFill="background1" w:themeFillShade="D9"/>
            <w:vAlign w:val="center"/>
          </w:tcPr>
          <w:p w14:paraId="68540F42" w14:textId="77777777" w:rsidR="00895CA8" w:rsidRPr="00895CA8" w:rsidRDefault="00895CA8" w:rsidP="00895CA8">
            <w:pPr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CURRENT MEDICATION ON ADMISSION</w:t>
            </w:r>
          </w:p>
          <w:p w14:paraId="7BDA3EE6" w14:textId="77777777" w:rsidR="00895CA8" w:rsidRPr="00895CA8" w:rsidRDefault="00895CA8" w:rsidP="00895CA8">
            <w:pPr>
              <w:rPr>
                <w:rFonts w:ascii="Helvetica" w:hAnsi="Helvetica" w:cs="Helvetica"/>
                <w:b/>
                <w:bCs/>
                <w:i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Record medication the patient is currently taking or has taken within the past 14 days</w:t>
            </w:r>
          </w:p>
        </w:tc>
      </w:tr>
      <w:tr w:rsidR="00895CA8" w:rsidRPr="00895CA8" w14:paraId="2BE71D9F" w14:textId="77777777" w:rsidTr="00962E2A">
        <w:trPr>
          <w:trHeight w:val="392"/>
        </w:trPr>
        <w:tc>
          <w:tcPr>
            <w:tcW w:w="10627" w:type="dxa"/>
            <w:shd w:val="clear" w:color="auto" w:fill="auto"/>
            <w:vAlign w:val="center"/>
          </w:tcPr>
          <w:p w14:paraId="26D3F191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  <w:r w:rsidRPr="00895CA8">
              <w:rPr>
                <w:rFonts w:asciiTheme="minorHAnsi" w:eastAsiaTheme="minorEastAsia" w:hAnsiTheme="minorHAnsi" w:cstheme="minorHAnsi"/>
                <w:lang w:eastAsia="zh-CN"/>
              </w:rPr>
              <w:t xml:space="preserve">Medication name </w:t>
            </w:r>
            <w:r w:rsidRPr="00895CA8">
              <w:rPr>
                <w:rFonts w:asciiTheme="minorHAnsi" w:eastAsiaTheme="minorEastAsia" w:hAnsiTheme="minorHAnsi" w:cstheme="minorHAnsi"/>
                <w:i/>
                <w:lang w:eastAsia="zh-CN"/>
              </w:rPr>
              <w:t xml:space="preserve">(generic name preferred): </w:t>
            </w:r>
          </w:p>
        </w:tc>
      </w:tr>
      <w:tr w:rsidR="00895CA8" w:rsidRPr="00895CA8" w14:paraId="213ACF34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5C681D59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9AC7DD5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4A283F1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954E6BD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0142C38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6C22F9F5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265D80CD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013C2523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5C2E8F4B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42F9C2C5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72008AE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647B1B61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8DD7FC2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1C04A728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4EF5108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6ABA1918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E6CB074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2EE3C69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E6E2780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458687D7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411B0B1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1880BC78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4EAE8713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8760CDC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313C4E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9EAECEA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E3CB4A4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618698C1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589B8693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</w:tbl>
    <w:p w14:paraId="5DF703A7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68C6A0E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9576BC8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D141636" w14:textId="6677987E" w:rsidR="009F0694" w:rsidRDefault="009F069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15220081" w14:textId="77777777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62BAEFC" w14:textId="77777777" w:rsidR="0043000D" w:rsidRPr="00E86BD3" w:rsidRDefault="0043000D" w:rsidP="0043000D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E86BD3">
        <w:rPr>
          <w:rFonts w:asciiTheme="minorHAnsi" w:hAnsiTheme="minorHAnsi" w:cstheme="minorHAnsi"/>
          <w:b/>
          <w:bCs/>
          <w:sz w:val="28"/>
          <w:szCs w:val="28"/>
        </w:rPr>
        <w:t>ISARIC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E86BD3">
        <w:rPr>
          <w:rFonts w:asciiTheme="minorHAnsi" w:hAnsiTheme="minorHAnsi" w:cstheme="minorHAnsi"/>
          <w:b/>
          <w:bCs/>
          <w:sz w:val="28"/>
          <w:szCs w:val="28"/>
        </w:rPr>
        <w:t>WHO Clinical Characterisation Protocol for Severe Emerging Infections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UK</w:t>
      </w:r>
    </w:p>
    <w:p w14:paraId="3EF62122" w14:textId="75D351B0" w:rsidR="009F0694" w:rsidRDefault="0043000D" w:rsidP="009F069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REINFECTION FORM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471CAC">
        <w:rPr>
          <w:rFonts w:asciiTheme="minorHAnsi" w:hAnsiTheme="minorHAnsi" w:cstheme="minorHAnsi"/>
          <w:b/>
          <w:bCs/>
          <w:sz w:val="28"/>
          <w:szCs w:val="28"/>
        </w:rPr>
        <w:t>1</w:t>
      </w:r>
    </w:p>
    <w:tbl>
      <w:tblPr>
        <w:tblStyle w:val="TableGrid"/>
        <w:tblpPr w:leftFromText="180" w:rightFromText="180" w:vertAnchor="page" w:horzAnchor="margin" w:tblpY="2588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8500"/>
        <w:gridCol w:w="1985"/>
      </w:tblGrid>
      <w:tr w:rsidR="00471CAC" w:rsidRPr="005E4104" w14:paraId="027FC8EE" w14:textId="77777777" w:rsidTr="00CA4141">
        <w:trPr>
          <w:trHeight w:hRule="exact" w:val="369"/>
        </w:trPr>
        <w:tc>
          <w:tcPr>
            <w:tcW w:w="8500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6B5A0FCF" w14:textId="77777777" w:rsidR="00471CAC" w:rsidRDefault="00471CAC" w:rsidP="00CA4141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i/>
              </w:rPr>
            </w:pPr>
            <w:r>
              <w:rPr>
                <w:rFonts w:asciiTheme="minorHAnsi" w:hAnsiTheme="minorHAnsi" w:cstheme="minorHAnsi"/>
                <w:b/>
              </w:rPr>
              <w:t>SUSPECTED RE-INFECTION WITH COVID-19: DETAILS OF PREVIOUS INFECTION</w:t>
            </w:r>
            <w:r w:rsidRPr="002D42AE">
              <w:rPr>
                <w:rFonts w:asciiTheme="minorHAnsi" w:hAnsiTheme="minorHAnsi" w:cstheme="minorHAnsi"/>
                <w:b/>
              </w:rPr>
              <w:t xml:space="preserve"> </w:t>
            </w:r>
            <w:r w:rsidRPr="002D42AE">
              <w:rPr>
                <w:rFonts w:asciiTheme="minorHAnsi" w:hAnsiTheme="minorHAnsi" w:cstheme="minorHAnsi"/>
                <w:i/>
              </w:rPr>
              <w:t xml:space="preserve"> </w:t>
            </w:r>
            <w:r w:rsidRPr="002D42AE">
              <w:rPr>
                <w:rFonts w:asciiTheme="minorHAnsi" w:hAnsiTheme="minorHAnsi" w:cstheme="minorHAnsi"/>
                <w:bCs/>
                <w:i/>
              </w:rPr>
              <w:t xml:space="preserve">    </w:t>
            </w:r>
          </w:p>
          <w:p w14:paraId="791D5CD3" w14:textId="77777777" w:rsidR="00471CAC" w:rsidRPr="002D42AE" w:rsidRDefault="00471CAC" w:rsidP="00CA4141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767F08C1" w14:textId="77777777" w:rsidR="00471CAC" w:rsidRDefault="00471CAC" w:rsidP="00CA4141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</w:p>
        </w:tc>
      </w:tr>
      <w:tr w:rsidR="00471CAC" w:rsidRPr="005E4104" w14:paraId="5091A4F5" w14:textId="77777777" w:rsidTr="00CA4141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179"/>
        </w:trPr>
        <w:tc>
          <w:tcPr>
            <w:tcW w:w="8500" w:type="dxa"/>
          </w:tcPr>
          <w:p w14:paraId="08672615" w14:textId="4CC5C209" w:rsidR="00F46CCE" w:rsidRPr="00EB2B41" w:rsidRDefault="00F46CCE" w:rsidP="00F46CCE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Was the patient previously enrolled?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N/K, If No/ NK please confirm:</w:t>
            </w:r>
            <w: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</w:t>
            </w:r>
          </w:p>
          <w:p w14:paraId="10D4D6A4" w14:textId="77777777" w:rsidR="00F46CCE" w:rsidRDefault="00F46CCE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7B4C0CD4" w14:textId="59B1B0B4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Did the patient have a positive PCR (virus) test for SARS-CoV-2?  </w:t>
            </w:r>
          </w:p>
          <w:p w14:paraId="2F950DF7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         </w:t>
            </w:r>
          </w:p>
          <w:p w14:paraId="04458B56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         If yes, enter date of positive test: 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</w:t>
            </w:r>
          </w:p>
          <w:p w14:paraId="7AFF041B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244D83E9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Did the patient have a positive antigen (virus) test for SARS-CoV-2? </w:t>
            </w:r>
          </w:p>
          <w:p w14:paraId="4CCA3E1C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</w:p>
          <w:p w14:paraId="05BDA86B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         If yes, enter date of positive test: 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</w:t>
            </w:r>
          </w:p>
          <w:p w14:paraId="57F2C818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17F3158A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Did the patient have a positive serology (antibody) test for SARS-CoV-2? </w:t>
            </w:r>
          </w:p>
          <w:p w14:paraId="638E1A49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</w:p>
          <w:p w14:paraId="5D93437A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         If yes, enter date of positive test: 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</w:t>
            </w:r>
          </w:p>
          <w:p w14:paraId="75907ACE" w14:textId="77777777" w:rsidR="00471CAC" w:rsidRPr="00EB2B41" w:rsidRDefault="00471CAC" w:rsidP="00CA4141">
            <w:pPr>
              <w:rPr>
                <w:rFonts w:asciiTheme="minorHAnsi" w:hAnsiTheme="minorHAnsi" w:cstheme="minorHAnsi"/>
                <w:sz w:val="20"/>
                <w:szCs w:val="20"/>
                <w:u w:val="single"/>
              </w:rPr>
            </w:pPr>
          </w:p>
          <w:p w14:paraId="42C428B9" w14:textId="77777777" w:rsidR="00471CAC" w:rsidRPr="00401D8C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Symptom onset date of first/earliest symptom for previous infection: 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</w:t>
            </w:r>
          </w:p>
          <w:p w14:paraId="7A5B0CA8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  <w:u w:val="single"/>
              </w:rPr>
            </w:pPr>
            <w:proofErr w:type="gramStart"/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OR</w:t>
            </w:r>
            <w:r w:rsidRPr="00401D8C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401D8C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="Segoe UI Symbol" w:eastAsia="MS Gothic" w:hAnsi="Segoe UI Symbol" w:cs="Segoe UI Symbol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Asymptomatic</w:t>
            </w:r>
          </w:p>
        </w:tc>
        <w:tc>
          <w:tcPr>
            <w:tcW w:w="1985" w:type="dxa"/>
          </w:tcPr>
          <w:p w14:paraId="12153084" w14:textId="77777777" w:rsidR="00F46CCE" w:rsidRDefault="00F46CCE" w:rsidP="00CA4141">
            <w:pPr>
              <w:rPr>
                <w:rFonts w:ascii="Segoe UI Symbol" w:eastAsia="MS Gothic" w:hAnsi="Segoe UI Symbol" w:cs="Segoe UI Symbol"/>
                <w:sz w:val="22"/>
                <w:szCs w:val="22"/>
              </w:rPr>
            </w:pPr>
          </w:p>
          <w:p w14:paraId="7116176C" w14:textId="77777777" w:rsidR="00F46CCE" w:rsidRDefault="00F46CCE" w:rsidP="00CA4141">
            <w:pPr>
              <w:rPr>
                <w:rFonts w:ascii="Segoe UI Symbol" w:eastAsia="MS Gothic" w:hAnsi="Segoe UI Symbol" w:cs="Segoe UI Symbol"/>
                <w:sz w:val="22"/>
                <w:szCs w:val="22"/>
              </w:rPr>
            </w:pPr>
          </w:p>
          <w:p w14:paraId="120185DD" w14:textId="51F2F7B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</w:p>
          <w:p w14:paraId="5F793A70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48C3BBA5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1802846E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339F417C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</w:p>
          <w:p w14:paraId="7F9FFD7F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37CCEDF8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4BD20E3F" w14:textId="77777777" w:rsidR="00471CAC" w:rsidRPr="00EB2B41" w:rsidRDefault="00471CAC" w:rsidP="00CA4141">
            <w:pPr>
              <w:rPr>
                <w:rFonts w:ascii="Segoe UI Symbol" w:eastAsia="MS Gothic" w:hAnsi="Segoe UI Symbol" w:cs="Segoe UI Symbol"/>
                <w:sz w:val="22"/>
                <w:szCs w:val="22"/>
              </w:rPr>
            </w:pPr>
          </w:p>
          <w:p w14:paraId="547967D8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</w:tbl>
    <w:p w14:paraId="5ED293F9" w14:textId="4F83AB12" w:rsidR="00F46CCE" w:rsidRDefault="00F46CCE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9"/>
        <w:tblW w:w="0" w:type="auto"/>
        <w:tblLook w:val="04A0" w:firstRow="1" w:lastRow="0" w:firstColumn="1" w:lastColumn="0" w:noHBand="0" w:noVBand="1"/>
      </w:tblPr>
      <w:tblGrid>
        <w:gridCol w:w="2635"/>
        <w:gridCol w:w="2597"/>
        <w:gridCol w:w="2734"/>
        <w:gridCol w:w="2497"/>
      </w:tblGrid>
      <w:tr w:rsidR="00F46CCE" w:rsidRPr="00F46CCE" w14:paraId="6FEF3040" w14:textId="77777777" w:rsidTr="00F46CCE">
        <w:tc>
          <w:tcPr>
            <w:tcW w:w="10463" w:type="dxa"/>
            <w:gridSpan w:val="4"/>
            <w:shd w:val="clear" w:color="auto" w:fill="D9D9D9" w:themeFill="background1" w:themeFillShade="D9"/>
          </w:tcPr>
          <w:p w14:paraId="51D4E8AE" w14:textId="6352A506" w:rsidR="00F46CCE" w:rsidRPr="00F46CCE" w:rsidRDefault="00F46CCE" w:rsidP="00F46CCE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F46CC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SIGNS AND SYMPTOMS for PREVIOUS COVID-19 </w:t>
            </w:r>
            <w:r w:rsidRPr="00A74CF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episode </w:t>
            </w:r>
            <w:r w:rsidR="001411AD" w:rsidRPr="00A74CF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                                            </w:t>
            </w:r>
            <w:r w:rsidR="00A74CF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     </w:t>
            </w:r>
            <w:r w:rsidR="001411AD" w:rsidRPr="00A74CFF">
              <w:rPr>
                <w:rFonts w:asciiTheme="minorHAnsi" w:hAnsiTheme="minorHAnsi" w:cstheme="minorHAnsi"/>
                <w:b/>
                <w:sz w:val="20"/>
                <w:szCs w:val="20"/>
              </w:rPr>
              <w:t>None (</w:t>
            </w:r>
            <w:proofErr w:type="gramStart"/>
            <w:r w:rsidR="001411AD" w:rsidRPr="00A74CF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Asymptomatic) </w:t>
            </w:r>
            <w:r w:rsidR="001411AD" w:rsidRPr="00A74CFF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1411AD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</w:p>
        </w:tc>
      </w:tr>
      <w:tr w:rsidR="00F46CCE" w:rsidRPr="00F46CCE" w14:paraId="544259CE" w14:textId="77777777" w:rsidTr="00F46CCE">
        <w:tc>
          <w:tcPr>
            <w:tcW w:w="2635" w:type="dxa"/>
          </w:tcPr>
          <w:p w14:paraId="461B0DAC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History of fever</w:t>
            </w:r>
          </w:p>
          <w:p w14:paraId="16E8543B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Cough</w:t>
            </w:r>
          </w:p>
          <w:p w14:paraId="69F41F9E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   with sputum production</w:t>
            </w:r>
          </w:p>
          <w:p w14:paraId="556DD57A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  <w:shd w:val="clear" w:color="auto" w:fill="FFFFFF" w:themeFill="background1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  <w:shd w:val="clear" w:color="auto" w:fill="FFFFFF" w:themeFill="background1"/>
              </w:rPr>
              <w:t xml:space="preserve">     bloody sputum/haemoptysis</w:t>
            </w:r>
          </w:p>
          <w:p w14:paraId="71A3846E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Sore throat</w:t>
            </w:r>
          </w:p>
          <w:p w14:paraId="291C6B5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Runny nose (Rhinorrhoea)</w:t>
            </w:r>
          </w:p>
          <w:p w14:paraId="424FD548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Ear pain</w:t>
            </w:r>
          </w:p>
          <w:p w14:paraId="0BB606B9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Wheezing</w:t>
            </w:r>
          </w:p>
          <w:p w14:paraId="612C9955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Chest pain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ab/>
            </w:r>
          </w:p>
          <w:p w14:paraId="07033F94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Muscle aches (Myalgia)</w:t>
            </w:r>
          </w:p>
          <w:p w14:paraId="22AAC13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Joint pain (Arthralgia)</w:t>
            </w:r>
          </w:p>
          <w:p w14:paraId="0BC4555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Fatigue / Malaise</w:t>
            </w:r>
          </w:p>
          <w:p w14:paraId="060BDBEE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  <w:shd w:val="clear" w:color="auto" w:fill="FFFFFF" w:themeFill="background1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  <w:shd w:val="clear" w:color="auto" w:fill="FFFFFF" w:themeFill="background1"/>
              </w:rPr>
              <w:t>Shortness of breath (Dyspnoea)</w:t>
            </w:r>
          </w:p>
          <w:p w14:paraId="1000F8B4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Disturbance or loss of taste (</w:t>
            </w:r>
            <w:proofErr w:type="gramStart"/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Ageusia )</w:t>
            </w:r>
            <w:proofErr w:type="gramEnd"/>
          </w:p>
        </w:tc>
        <w:tc>
          <w:tcPr>
            <w:tcW w:w="2597" w:type="dxa"/>
          </w:tcPr>
          <w:p w14:paraId="1051D08F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2DBAB626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6EEA8C1F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70E6392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E0E9781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0D703E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63BEBA05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26F3359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B5CEC80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16E9DF3E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252600DA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DFB6EEE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71DB8217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0D1AA033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</w:tc>
        <w:tc>
          <w:tcPr>
            <w:tcW w:w="2734" w:type="dxa"/>
          </w:tcPr>
          <w:p w14:paraId="5180711C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Lower chest wall indrawing </w:t>
            </w:r>
          </w:p>
          <w:p w14:paraId="47801BE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Headache</w:t>
            </w:r>
          </w:p>
          <w:p w14:paraId="18BC74B8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Altered consciousness/confusion </w:t>
            </w:r>
          </w:p>
          <w:p w14:paraId="10D688F8" w14:textId="77777777" w:rsidR="00F46CCE" w:rsidRPr="00F46CCE" w:rsidRDefault="00F46CCE" w:rsidP="00F46CCE">
            <w:pPr>
              <w:shd w:val="clear" w:color="auto" w:fill="FFFFFF" w:themeFill="background1"/>
              <w:tabs>
                <w:tab w:val="center" w:pos="1359"/>
              </w:tabs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Seizures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ab/>
            </w:r>
          </w:p>
          <w:p w14:paraId="11514892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Abdominal pain </w:t>
            </w:r>
          </w:p>
          <w:p w14:paraId="7659BE89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  <w:shd w:val="clear" w:color="auto" w:fill="FFFFFF"/>
              </w:rPr>
              <w:t>Vomiting / Nausea</w:t>
            </w:r>
          </w:p>
          <w:p w14:paraId="6BEF8221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Diarrhoea</w:t>
            </w:r>
          </w:p>
          <w:p w14:paraId="5E602FA3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Conjunctivitis</w:t>
            </w:r>
          </w:p>
          <w:p w14:paraId="2B105F9A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Skin rash</w:t>
            </w:r>
          </w:p>
          <w:p w14:paraId="2E305330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Skin ulcers</w:t>
            </w:r>
          </w:p>
          <w:p w14:paraId="0EF433C7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Lymphadenopathy</w:t>
            </w:r>
          </w:p>
          <w:p w14:paraId="49731CE1" w14:textId="77777777" w:rsidR="00F46CCE" w:rsidRPr="00F46CCE" w:rsidRDefault="00F46CCE" w:rsidP="00F46CCE">
            <w:pPr>
              <w:shd w:val="clear" w:color="auto" w:fill="FFFFFF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Bleeding (Haemorrhage)</w:t>
            </w:r>
          </w:p>
          <w:p w14:paraId="6027B76E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If Bleeding: specify site(s):</w:t>
            </w:r>
          </w:p>
          <w:p w14:paraId="6EB4F30A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Disturbance or loss of smell (Anosmia)</w:t>
            </w:r>
          </w:p>
          <w:p w14:paraId="2EDCBF0B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None</w:t>
            </w:r>
          </w:p>
        </w:tc>
        <w:tc>
          <w:tcPr>
            <w:tcW w:w="2497" w:type="dxa"/>
          </w:tcPr>
          <w:p w14:paraId="6599DEF0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B0A8423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D7C2295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E478F3C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7A4EDA38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E1685FD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011F0744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1E6672B4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B4B234E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6C964A5A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CAF4D23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4C2F2E07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4905951D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sz w:val="18"/>
                <w:szCs w:val="18"/>
              </w:rPr>
            </w:pPr>
            <w:r w:rsidRPr="00F46CCE">
              <w:rPr>
                <w:sz w:val="18"/>
                <w:szCs w:val="18"/>
              </w:rPr>
              <w:t>________________________</w:t>
            </w:r>
          </w:p>
          <w:p w14:paraId="763659D1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1E20906D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sz w:val="18"/>
                <w:szCs w:val="18"/>
              </w:rPr>
            </w:pPr>
          </w:p>
          <w:p w14:paraId="625175D8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sz w:val="18"/>
                <w:szCs w:val="18"/>
              </w:rPr>
            </w:pPr>
          </w:p>
          <w:p w14:paraId="6A22CDE9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 </w:t>
            </w:r>
          </w:p>
        </w:tc>
      </w:tr>
      <w:tr w:rsidR="00F46CCE" w:rsidRPr="00F46CCE" w14:paraId="04B7B9E8" w14:textId="77777777" w:rsidTr="00F46CCE">
        <w:tc>
          <w:tcPr>
            <w:tcW w:w="10463" w:type="dxa"/>
            <w:gridSpan w:val="4"/>
            <w:shd w:val="clear" w:color="auto" w:fill="D9D9D9" w:themeFill="background1" w:themeFillShade="D9"/>
          </w:tcPr>
          <w:p w14:paraId="107C1ED6" w14:textId="6D4E48E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TREATMENT: During the previous episode, was the patient: </w:t>
            </w:r>
            <w:r w:rsidR="001411AD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                          </w:t>
            </w:r>
            <w:r w:rsidR="001411AD" w:rsidRPr="00A74CF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None </w:t>
            </w:r>
            <w:r w:rsidR="001411AD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F46CCE" w:rsidRPr="00F46CCE" w14:paraId="4ECC43A3" w14:textId="77777777" w:rsidTr="00F46CCE">
        <w:tc>
          <w:tcPr>
            <w:tcW w:w="2635" w:type="dxa"/>
          </w:tcPr>
          <w:p w14:paraId="1763BBAC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Admitted to hospital:   </w:t>
            </w:r>
          </w:p>
          <w:p w14:paraId="68236669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Treated with oxygen:   </w:t>
            </w:r>
          </w:p>
          <w:p w14:paraId="311CBB70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Cs/>
                <w:sz w:val="18"/>
                <w:szCs w:val="18"/>
              </w:rPr>
              <w:t>Admitted to HDU/ICU:</w:t>
            </w:r>
          </w:p>
          <w:p w14:paraId="364F83BE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Cs/>
                <w:sz w:val="18"/>
                <w:szCs w:val="18"/>
              </w:rPr>
              <w:t>Receive invasive ventilation:</w:t>
            </w:r>
          </w:p>
          <w:p w14:paraId="237DD183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Receive extracorporeal membrane oxygenation (ECMO)  </w:t>
            </w:r>
          </w:p>
        </w:tc>
        <w:tc>
          <w:tcPr>
            <w:tcW w:w="2597" w:type="dxa"/>
          </w:tcPr>
          <w:p w14:paraId="2CDB5EFD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76D7E5ED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39CA304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B26BC47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811B1E1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</w:p>
          <w:p w14:paraId="39E1E685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2A5557BB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</w:p>
        </w:tc>
        <w:tc>
          <w:tcPr>
            <w:tcW w:w="2734" w:type="dxa"/>
          </w:tcPr>
          <w:p w14:paraId="27136B7D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Treated with:</w:t>
            </w:r>
          </w:p>
          <w:p w14:paraId="2F0F69FC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Dexamethasone</w:t>
            </w:r>
          </w:p>
          <w:p w14:paraId="7D61BEA3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Any other steroid</w:t>
            </w:r>
          </w:p>
          <w:p w14:paraId="29DB681B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Tocilizumab</w:t>
            </w:r>
          </w:p>
          <w:p w14:paraId="61359512" w14:textId="77777777" w:rsidR="00F46CCE" w:rsidRPr="00F46CCE" w:rsidRDefault="00F46CCE" w:rsidP="00F46CCE">
            <w:pPr>
              <w:shd w:val="clear" w:color="auto" w:fill="FFFFFF" w:themeFill="background1"/>
              <w:tabs>
                <w:tab w:val="center" w:pos="1359"/>
              </w:tabs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Remdesivir</w:t>
            </w:r>
            <w:proofErr w:type="spellEnd"/>
            <w:r w:rsidRPr="00F46CCE">
              <w:rPr>
                <w:rFonts w:asciiTheme="minorHAnsi" w:hAnsiTheme="minorHAnsi" w:cstheme="minorHAnsi"/>
                <w:sz w:val="18"/>
                <w:szCs w:val="18"/>
              </w:rPr>
              <w:tab/>
            </w:r>
          </w:p>
          <w:p w14:paraId="5FA4B565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Convalescent plasma</w:t>
            </w:r>
          </w:p>
          <w:p w14:paraId="4CCFC612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Lopinavir/Ritonavir</w:t>
            </w:r>
          </w:p>
          <w:p w14:paraId="59EE8D55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Interferon</w:t>
            </w:r>
          </w:p>
          <w:p w14:paraId="2FB0EC31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Chloroquine/Hydroxychloroquine</w:t>
            </w:r>
          </w:p>
        </w:tc>
        <w:tc>
          <w:tcPr>
            <w:tcW w:w="2497" w:type="dxa"/>
          </w:tcPr>
          <w:p w14:paraId="3161E65F" w14:textId="77777777" w:rsidR="00F46CCE" w:rsidRPr="00F46CCE" w:rsidRDefault="00F46CCE" w:rsidP="00F46CCE">
            <w:pPr>
              <w:spacing w:after="60"/>
              <w:rPr>
                <w:sz w:val="18"/>
                <w:szCs w:val="18"/>
              </w:rPr>
            </w:pPr>
          </w:p>
          <w:p w14:paraId="13CFAACC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20D8173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1D009C23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B72B2CC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A420BE9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12CFAE48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445DC251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BF4862D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 </w:t>
            </w:r>
          </w:p>
        </w:tc>
      </w:tr>
    </w:tbl>
    <w:p w14:paraId="0A56151B" w14:textId="77777777" w:rsidR="006A5862" w:rsidRDefault="006A5862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0AE0B6A" w14:textId="59937E03" w:rsidR="007747F5" w:rsidRPr="008E2776" w:rsidRDefault="007747F5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ISARIC WHO Clinical Characterisation Protocol for Severe Emerging Infections UK </w:t>
      </w:r>
      <w:r w:rsidR="0087218D">
        <w:rPr>
          <w:rFonts w:asciiTheme="minorHAnsi" w:hAnsiTheme="minorHAnsi" w:cstheme="minorHAnsi"/>
          <w:b/>
          <w:bCs/>
          <w:sz w:val="28"/>
          <w:szCs w:val="28"/>
        </w:rPr>
        <w:br/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DAILY FORM </w:t>
      </w:r>
      <w:proofErr w:type="gramStart"/>
      <w:r w:rsidRPr="007747F5">
        <w:rPr>
          <w:rFonts w:asciiTheme="minorHAnsi" w:hAnsiTheme="minorHAnsi" w:cstheme="minorHAnsi"/>
          <w:b/>
          <w:bCs/>
          <w:sz w:val="28"/>
          <w:szCs w:val="28"/>
        </w:rPr>
        <w:t>complete</w:t>
      </w:r>
      <w:proofErr w:type="gramEnd"/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 per Tier of activity AND if research samples are collected Page 1 of </w:t>
      </w:r>
      <w:r w:rsidR="00871A1A">
        <w:rPr>
          <w:rFonts w:asciiTheme="minorHAnsi" w:hAnsiTheme="minorHAnsi" w:cstheme="minorHAnsi"/>
          <w:b/>
          <w:bCs/>
          <w:sz w:val="28"/>
          <w:szCs w:val="28"/>
        </w:rPr>
        <w:t>1</w:t>
      </w:r>
    </w:p>
    <w:tbl>
      <w:tblPr>
        <w:tblStyle w:val="TableGrid6"/>
        <w:tblpPr w:leftFromText="180" w:rightFromText="180" w:vertAnchor="text" w:horzAnchor="margin" w:tblpY="246"/>
        <w:tblW w:w="10915" w:type="dxa"/>
        <w:tblLook w:val="04A0" w:firstRow="1" w:lastRow="0" w:firstColumn="1" w:lastColumn="0" w:noHBand="0" w:noVBand="1"/>
      </w:tblPr>
      <w:tblGrid>
        <w:gridCol w:w="10915"/>
      </w:tblGrid>
      <w:tr w:rsidR="008E2776" w:rsidRPr="008E2776" w14:paraId="3B4039E6" w14:textId="77777777" w:rsidTr="008E2776">
        <w:trPr>
          <w:trHeight w:val="130"/>
        </w:trPr>
        <w:tc>
          <w:tcPr>
            <w:tcW w:w="10915" w:type="dxa"/>
            <w:shd w:val="clear" w:color="auto" w:fill="D9D9D9" w:themeFill="background1" w:themeFillShade="D9"/>
          </w:tcPr>
          <w:p w14:paraId="07A0B4AE" w14:textId="77777777" w:rsidR="008E2776" w:rsidRPr="008E2776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/>
              </w:rPr>
              <w:t>DAILY TREATMENT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i/>
                <w:sz w:val="22"/>
                <w:szCs w:val="22"/>
              </w:rPr>
              <w:t>(complete every line)</w:t>
            </w:r>
            <w:r w:rsidRPr="008E2776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</w:tc>
      </w:tr>
      <w:tr w:rsidR="008E2776" w:rsidRPr="008E2776" w14:paraId="2C5B2A33" w14:textId="77777777" w:rsidTr="008E2776">
        <w:trPr>
          <w:trHeight w:val="701"/>
        </w:trPr>
        <w:tc>
          <w:tcPr>
            <w:tcW w:w="10915" w:type="dxa"/>
          </w:tcPr>
          <w:p w14:paraId="29F9F95C" w14:textId="77777777" w:rsidR="008E2776" w:rsidRPr="00401D8C" w:rsidRDefault="008E2776" w:rsidP="008E2776">
            <w:pPr>
              <w:spacing w:before="12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DATE OF ASSESSMENT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hAnsiTheme="minorHAnsi" w:cstheme="minorHAnsi"/>
                <w:i/>
                <w:sz w:val="22"/>
                <w:szCs w:val="22"/>
              </w:rPr>
              <w:t>(DD/MM/YYYY):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>_][</w:t>
            </w:r>
            <w:proofErr w:type="gramEnd"/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  </w:t>
            </w:r>
          </w:p>
          <w:p w14:paraId="75DFF8DD" w14:textId="6896733B" w:rsidR="008E2776" w:rsidRPr="00401D8C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Record the worst value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 between 00:00 to 24:00 on day of assessment </w:t>
            </w:r>
            <w:r w:rsidRPr="00401D8C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(if Not Available write ‘N/K’)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8E2776" w:rsidRPr="008E2776" w14:paraId="65537DEB" w14:textId="77777777" w:rsidTr="008E2776">
        <w:trPr>
          <w:trHeight w:val="1463"/>
        </w:trPr>
        <w:tc>
          <w:tcPr>
            <w:tcW w:w="10915" w:type="dxa"/>
          </w:tcPr>
          <w:p w14:paraId="406EC05E" w14:textId="77777777" w:rsidR="008E2776" w:rsidRPr="00401D8C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Is the patient in a high-level care area i.e. admitted to ICU/ITU/IMC/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HDU  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proofErr w:type="gramEnd"/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                                  </w:t>
            </w:r>
          </w:p>
          <w:p w14:paraId="73D6A7D1" w14:textId="6E5146D2" w:rsidR="008E2776" w:rsidRPr="00B04B8F" w:rsidRDefault="008E2776" w:rsidP="008E2776">
            <w:pPr>
              <w:spacing w:after="8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Highest Temperature</w:t>
            </w:r>
            <w:r w:rsidRPr="00401D8C">
              <w:rPr>
                <w:rFonts w:asciiTheme="minorHAnsi" w:hAnsiTheme="minorHAnsi" w:cstheme="minorHAnsi"/>
                <w:bCs/>
                <w:sz w:val="19"/>
                <w:szCs w:val="19"/>
              </w:rPr>
              <w:t>:</w:t>
            </w:r>
            <w:r w:rsidRPr="00401D8C">
              <w:rPr>
                <w:rFonts w:asciiTheme="minorHAnsi" w:hAnsiTheme="minorHAnsi" w:cstheme="minorHAnsi"/>
                <w:bCs/>
                <w:spacing w:val="-20"/>
                <w:sz w:val="19"/>
                <w:szCs w:val="19"/>
              </w:rPr>
              <w:t xml:space="preserve"> </w:t>
            </w:r>
            <w:r w:rsidRPr="00401D8C">
              <w:rPr>
                <w:sz w:val="19"/>
                <w:szCs w:val="19"/>
              </w:rPr>
              <w:t>[</w:t>
            </w:r>
            <w:proofErr w:type="gramStart"/>
            <w:r w:rsidRPr="00401D8C">
              <w:rPr>
                <w:sz w:val="19"/>
                <w:szCs w:val="19"/>
              </w:rPr>
              <w:t xml:space="preserve">_ </w:t>
            </w:r>
            <w:r w:rsidRPr="00401D8C">
              <w:rPr>
                <w:spacing w:val="26"/>
                <w:sz w:val="19"/>
                <w:szCs w:val="19"/>
              </w:rPr>
              <w:t xml:space="preserve"> </w:t>
            </w:r>
            <w:r w:rsidRPr="00B04B8F">
              <w:rPr>
                <w:sz w:val="19"/>
                <w:szCs w:val="19"/>
              </w:rPr>
              <w:t>]</w:t>
            </w:r>
            <w:proofErr w:type="gramEnd"/>
            <w:r w:rsidRPr="00B04B8F">
              <w:rPr>
                <w:sz w:val="19"/>
                <w:szCs w:val="19"/>
              </w:rPr>
              <w:t>[__]</w:t>
            </w:r>
            <w:r w:rsidRPr="00B04B8F">
              <w:rPr>
                <w:b/>
                <w:bCs/>
              </w:rPr>
              <w:t>.</w:t>
            </w:r>
            <w:r w:rsidRPr="00B04B8F">
              <w:rPr>
                <w:sz w:val="19"/>
                <w:szCs w:val="19"/>
              </w:rPr>
              <w:t>[__</w:t>
            </w:r>
            <w:r w:rsidRPr="00B04B8F">
              <w:rPr>
                <w:w w:val="95"/>
                <w:sz w:val="19"/>
                <w:szCs w:val="19"/>
              </w:rPr>
              <w:t>] °</w:t>
            </w:r>
            <w:r w:rsidRPr="00B04B8F">
              <w:rPr>
                <w:rFonts w:asciiTheme="minorHAnsi" w:hAnsiTheme="minorHAnsi" w:cstheme="minorHAnsi"/>
                <w:w w:val="95"/>
                <w:sz w:val="19"/>
                <w:szCs w:val="19"/>
              </w:rPr>
              <w:t>C</w:t>
            </w:r>
            <w:r w:rsidRPr="00B04B8F">
              <w:rPr>
                <w:rFonts w:asciiTheme="minorHAnsi" w:hAnsiTheme="minorHAnsi" w:cstheme="minorHAnsi"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B04B8F">
              <w:rPr>
                <w:rFonts w:asciiTheme="minorHAnsi" w:hAnsiTheme="minorHAnsi" w:cstheme="minorHAnsi"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F46CCE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N/K  </w:t>
            </w:r>
            <w:r w:rsidR="00F46CCE" w:rsidRPr="00B04B8F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     </w:t>
            </w:r>
          </w:p>
          <w:p w14:paraId="0CF0FCAF" w14:textId="77777777" w:rsidR="008E2776" w:rsidRPr="00B04B8F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Any Supplemental Oxygen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YES 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 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</w:t>
            </w:r>
            <w:proofErr w:type="gramStart"/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K  FiO</w:t>
            </w:r>
            <w:proofErr w:type="gramEnd"/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vertAlign w:val="subscript"/>
              </w:rPr>
              <w:t>2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(0.21-1.0)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[___].[___][___] or [___][___] %</w:t>
            </w:r>
            <w:r w:rsidRPr="00B04B8F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or</w:t>
            </w:r>
            <w:r w:rsidRPr="00B04B8F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[___][___] L/min (highest)</w:t>
            </w:r>
          </w:p>
          <w:p w14:paraId="141A6D84" w14:textId="01B68E2B" w:rsidR="008E2776" w:rsidRPr="00401D8C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Oxygen saturation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YES 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proofErr w:type="gramStart"/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proofErr w:type="gramEnd"/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N/K   SpO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vertAlign w:val="subscript"/>
              </w:rPr>
              <w:t>2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[___][___][___]%  (lowest)  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RR:</w:t>
            </w:r>
            <w:r w:rsidRPr="00B04B8F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</w:t>
            </w:r>
            <w:r w:rsidR="00B70B12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__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][_</w:t>
            </w:r>
            <w:r w:rsidR="00B70B12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__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]breaths</w:t>
            </w:r>
            <w:r w:rsidRPr="00B04B8F">
              <w:rPr>
                <w:rFonts w:asciiTheme="minorHAnsi" w:hAnsiTheme="minorHAnsi" w:cstheme="minorHAnsi"/>
                <w:b/>
                <w:bCs/>
                <w:spacing w:val="4"/>
                <w:sz w:val="20"/>
                <w:szCs w:val="20"/>
                <w:u w:val="single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B04B8F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minute (highest)</w:t>
            </w:r>
            <w:r w:rsidR="003D2369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="003D2369"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3D2369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N/K</w:t>
            </w:r>
            <w:r w:rsidR="003D2369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="003D2369"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     </w:t>
            </w:r>
          </w:p>
          <w:p w14:paraId="54E80D4F" w14:textId="4A72A86D" w:rsidR="008E2776" w:rsidRPr="00401D8C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proofErr w:type="gramStart"/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AVPU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Alert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[___]  Verbal[___] Pain [___] Unresponsive[___] or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N/K  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     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Glasgow Coma Score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(GCS / 15) [___][___] or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N/K  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8E2776" w:rsidRPr="008E2776" w14:paraId="5A08D2BA" w14:textId="77777777" w:rsidTr="008E2776">
        <w:trPr>
          <w:trHeight w:val="906"/>
        </w:trPr>
        <w:tc>
          <w:tcPr>
            <w:tcW w:w="10915" w:type="dxa"/>
          </w:tcPr>
          <w:p w14:paraId="4F1281A1" w14:textId="77777777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Is the patient currently receiving, or has received (from 00:00 to 24:00) on day of 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assessment: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1403CE7D" w14:textId="3E7E8B09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Non-invasive respiratory support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>(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>e.g.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NIV, BIPAP, CPAP)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?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="00F46CC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Invasive ventilation?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71155272" w14:textId="77777777" w:rsidR="008E2776" w:rsidRPr="00401D8C" w:rsidRDefault="008E2776" w:rsidP="008E2776">
            <w:pPr>
              <w:spacing w:after="12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  <w:shd w:val="clear" w:color="auto" w:fill="FFFFFF"/>
              </w:rPr>
              <w:t>High-flow nasal canula?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ECLS/ECMO?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</w:t>
            </w:r>
          </w:p>
        </w:tc>
      </w:tr>
      <w:tr w:rsidR="008E2776" w:rsidRPr="008E2776" w14:paraId="4B3161D8" w14:textId="77777777" w:rsidTr="008E2776">
        <w:trPr>
          <w:trHeight w:val="285"/>
        </w:trPr>
        <w:tc>
          <w:tcPr>
            <w:tcW w:w="10915" w:type="dxa"/>
            <w:shd w:val="clear" w:color="auto" w:fill="D9D9D9" w:themeFill="background1" w:themeFillShade="D9"/>
          </w:tcPr>
          <w:p w14:paraId="46B5E57A" w14:textId="355FD4E0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lang w:eastAsia="zh-CN"/>
              </w:rPr>
              <w:t>DAILY LABORATORY RESULTS</w:t>
            </w:r>
          </w:p>
        </w:tc>
      </w:tr>
      <w:tr w:rsidR="008E2776" w:rsidRPr="008E2776" w14:paraId="54544B24" w14:textId="77777777" w:rsidTr="008E2776">
        <w:trPr>
          <w:trHeight w:val="544"/>
        </w:trPr>
        <w:tc>
          <w:tcPr>
            <w:tcW w:w="10915" w:type="dxa"/>
          </w:tcPr>
          <w:p w14:paraId="10742FA3" w14:textId="5DA0CABC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Record the values of laboratory results taken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between 00:00 to 24:00 on day of assessment 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f multiple record the values for the blood draw taken closest to midday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)</w:t>
            </w:r>
          </w:p>
        </w:tc>
      </w:tr>
      <w:tr w:rsidR="008E2776" w:rsidRPr="008E2776" w14:paraId="33659586" w14:textId="77777777" w:rsidTr="008E2776">
        <w:trPr>
          <w:trHeight w:val="906"/>
        </w:trPr>
        <w:tc>
          <w:tcPr>
            <w:tcW w:w="10915" w:type="dxa"/>
          </w:tcPr>
          <w:p w14:paraId="25B91D61" w14:textId="77777777" w:rsidR="008E2776" w:rsidRPr="00F4218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A42F95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A42F95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Start"/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Haemoglobin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_______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g/L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g/dL             </w:t>
            </w:r>
          </w:p>
          <w:p w14:paraId="49A8E0FD" w14:textId="77777777" w:rsidR="008E2776" w:rsidRPr="00F4218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WBC count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</w:p>
          <w:p w14:paraId="6ECC2013" w14:textId="77777777" w:rsidR="008E2776" w:rsidRPr="00C95F65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Lymphocyte count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 ________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cells/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 xml:space="preserve"> or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C95F6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27F774C3" w14:textId="77777777" w:rsidR="008E2776" w:rsidRPr="00F4218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C95F6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C95F6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Neutrophil count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_________________ _____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cells/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 xml:space="preserve"> or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C95F6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5B471A0E" w14:textId="77777777" w:rsidR="008E2776" w:rsidRPr="00F4218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Platelets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proofErr w:type="spellStart"/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     </w:t>
            </w:r>
            <w:r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     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APTT/APTR ______  </w:t>
            </w:r>
          </w:p>
          <w:p w14:paraId="51BF7449" w14:textId="77777777" w:rsidR="008E277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PT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seconds 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INR____________</w:t>
            </w:r>
            <w:r w:rsidRPr="009E0DCD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</w:t>
            </w:r>
          </w:p>
          <w:p w14:paraId="17651A85" w14:textId="17A8C059" w:rsidR="008E2776" w:rsidRDefault="008E2776" w:rsidP="00D27AD3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ESR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mm/hr</w:t>
            </w:r>
            <w:r w:rsidR="00F46CCE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04620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0462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0462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0462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0462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0462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04620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AST/SGOT _________ U/L</w:t>
            </w:r>
          </w:p>
          <w:p w14:paraId="1CB725A1" w14:textId="77777777" w:rsidR="008E2776" w:rsidRPr="003A5B25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3A5B2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  <w:r w:rsidRPr="00871A1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3A5B2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871A1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Glucose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</w:t>
            </w:r>
          </w:p>
          <w:p w14:paraId="392B45A4" w14:textId="77777777" w:rsidR="008E2776" w:rsidRPr="003A5B25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3A5B2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  <w:r w:rsidRPr="00791421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3A5B2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79142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Blood Urea Nitrogen (urea)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                 </w:t>
            </w:r>
          </w:p>
          <w:p w14:paraId="4C1B683D" w14:textId="77777777" w:rsidR="008E2776" w:rsidRPr="003A5B25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3A5B2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  <w:r w:rsidRPr="00871A1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3A5B2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871A1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actate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</w:t>
            </w:r>
          </w:p>
          <w:p w14:paraId="12D222FB" w14:textId="399BAD11" w:rsidR="008E2776" w:rsidRDefault="008E2776" w:rsidP="008E2776">
            <w:pPr>
              <w:spacing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LDH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713B33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[___][___][___].[___]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_U/</w:t>
            </w:r>
            <w:r w:rsidRPr="008F73F2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L</w:t>
            </w:r>
            <w:r w:rsidRPr="009E0DCD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 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Procalcitonin 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[___][___].[___][___]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n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g/mL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9E0DCD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14:paraId="22949FF2" w14:textId="77777777" w:rsidR="008E277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859CE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859C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CRP</w:t>
            </w:r>
            <w:r w:rsidRPr="00EB2B41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 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[___][___][___].[___]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mg/L   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</w:t>
            </w:r>
          </w:p>
          <w:p w14:paraId="3AC8D990" w14:textId="77777777" w:rsidR="008E2776" w:rsidRPr="009E0DCD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</w:pPr>
            <w:r w:rsidRPr="009E0DCD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Start"/>
            <w:r w:rsidRPr="00F4218B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NO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A42F95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End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07181">
              <w:rPr>
                <w:rFonts w:asciiTheme="minorHAnsi" w:hAnsiTheme="minorHAnsi" w:cstheme="minorHAnsi"/>
                <w:sz w:val="20"/>
                <w:szCs w:val="20"/>
              </w:rPr>
              <w:t>eGFR</w:t>
            </w:r>
            <w:r w:rsidRPr="009E0DCD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</w:t>
            </w:r>
            <w:r w:rsidRPr="00F859CE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>_______</w:t>
            </w:r>
            <w:r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 mL/min/1.73 m</w:t>
            </w:r>
            <w:r w:rsidRPr="00307181">
              <w:rPr>
                <w:rFonts w:asciiTheme="minorHAnsi" w:eastAsiaTheme="minorEastAsia" w:hAnsiTheme="minorHAnsi" w:cstheme="minorHAnsi"/>
                <w:sz w:val="20"/>
                <w:szCs w:val="20"/>
                <w:vertAlign w:val="superscript"/>
                <w:lang w:eastAsia="zh-CN"/>
              </w:rPr>
              <w:t>2</w:t>
            </w:r>
            <w:r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  </w:t>
            </w:r>
            <w:proofErr w:type="spellStart"/>
            <w:r w:rsidRPr="008663C5">
              <w:rPr>
                <w:rFonts w:ascii="Consolas" w:hAnsi="Consolas" w:cs="Consolas"/>
                <w:b/>
                <w:bCs/>
                <w:color w:val="000000"/>
                <w:sz w:val="32"/>
                <w:szCs w:val="32"/>
              </w:rPr>
              <w:t>o</w:t>
            </w:r>
            <w:r w:rsidRPr="00307181">
              <w:rPr>
                <w:rFonts w:asciiTheme="minorHAnsi" w:eastAsia="MS Gothic" w:hAnsiTheme="minorHAnsi" w:cstheme="minorHAnsi"/>
                <w:sz w:val="20"/>
                <w:szCs w:val="20"/>
              </w:rPr>
              <w:t>CKD</w:t>
            </w:r>
            <w:proofErr w:type="spellEnd"/>
            <w:r w:rsidRPr="00307181">
              <w:rPr>
                <w:rFonts w:asciiTheme="minorHAnsi" w:eastAsia="MS Gothic" w:hAnsiTheme="minorHAnsi" w:cstheme="minorHAnsi"/>
                <w:sz w:val="20"/>
                <w:szCs w:val="20"/>
              </w:rPr>
              <w:t>-EPI</w:t>
            </w:r>
            <w:r w:rsidRPr="00307181">
              <w:rPr>
                <w:rFonts w:asciiTheme="minorHAnsi" w:eastAsiaTheme="minorEastAsia" w:hAnsiTheme="minorHAnsi" w:cstheme="minorHAnsi"/>
                <w:color w:val="00000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8663C5">
              <w:rPr>
                <w:rFonts w:ascii="Consolas" w:hAnsi="Consolas" w:cs="Consolas"/>
                <w:b/>
                <w:bCs/>
                <w:color w:val="000000"/>
                <w:sz w:val="32"/>
                <w:szCs w:val="32"/>
              </w:rPr>
              <w:t>o</w:t>
            </w:r>
            <w:r w:rsidRPr="00307181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MDRD</w:t>
            </w:r>
            <w:proofErr w:type="spellEnd"/>
            <w:r>
              <w:rPr>
                <w:rFonts w:ascii="Segoe UI Symbol" w:eastAsia="MS Gothic" w:hAnsi="Segoe UI Symbol" w:cs="Segoe UI Symbol"/>
                <w:sz w:val="22"/>
                <w:szCs w:val="22"/>
              </w:rPr>
              <w:t xml:space="preserve"> </w:t>
            </w:r>
            <w:r w:rsidRPr="009E0DCD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8663C5">
              <w:rPr>
                <w:rFonts w:ascii="Consolas" w:hAnsi="Consolas" w:cs="Consolas"/>
                <w:b/>
                <w:bCs/>
                <w:color w:val="000000"/>
                <w:sz w:val="32"/>
                <w:szCs w:val="32"/>
              </w:rPr>
              <w:t>o</w:t>
            </w:r>
            <w:r w:rsidRPr="00307181">
              <w:rPr>
                <w:rFonts w:asciiTheme="minorHAnsi" w:eastAsia="MS Gothic" w:hAnsiTheme="minorHAnsi" w:cstheme="minorHAnsi"/>
                <w:sz w:val="20"/>
                <w:szCs w:val="20"/>
              </w:rPr>
              <w:t>CG</w:t>
            </w:r>
            <w:proofErr w:type="spellEnd"/>
            <w:r w:rsidRPr="00307181">
              <w:rPr>
                <w:rFonts w:ascii="Segoe UI Symbol" w:eastAsia="MS Gothic" w:hAnsi="Segoe UI Symbol" w:cs="Segoe UI Symbol"/>
                <w:sz w:val="20"/>
                <w:szCs w:val="20"/>
              </w:rPr>
              <w:t xml:space="preserve"> </w:t>
            </w:r>
            <w:r w:rsidRPr="00307181">
              <w:rPr>
                <w:rFonts w:asciiTheme="minorHAnsi" w:eastAsiaTheme="minorEastAsia" w:hAnsiTheme="minorHAnsi" w:cstheme="minorHAnsi"/>
                <w:sz w:val="18"/>
                <w:szCs w:val="18"/>
                <w:lang w:eastAsia="zh-CN"/>
              </w:rPr>
              <w:t xml:space="preserve"> </w:t>
            </w:r>
          </w:p>
          <w:p w14:paraId="464F2A33" w14:textId="00176087" w:rsidR="008E2776" w:rsidRPr="00713B33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Most recent HbA1c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_____________</w:t>
            </w:r>
            <w:proofErr w:type="gramStart"/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713B3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N/K</w:t>
            </w:r>
            <w:r w:rsidRPr="00C47870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 date of HbA1c 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  </w:t>
            </w:r>
            <w:r w:rsidRPr="00C47870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</w:p>
          <w:p w14:paraId="104147A1" w14:textId="6612CBE7" w:rsidR="008E2776" w:rsidRPr="00871A1A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 xml:space="preserve">Chest X-Ray /CT performed?  </w:t>
            </w:r>
            <w:r w:rsidRPr="002B3077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C077F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871A1A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871A1A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  <w:r w:rsidRPr="003A5B2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</w:t>
            </w: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 xml:space="preserve">  IF Yes: Were infiltrates present?  </w:t>
            </w:r>
            <w:r w:rsidRPr="00871A1A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B3077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8C077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871A1A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</w:tc>
      </w:tr>
    </w:tbl>
    <w:p w14:paraId="7AF5493F" w14:textId="6556A68A" w:rsidR="007747F5" w:rsidRPr="003A5B2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15"/>
          <w:szCs w:val="15"/>
        </w:rPr>
      </w:pPr>
    </w:p>
    <w:p w14:paraId="7EE95AE3" w14:textId="77777777" w:rsidR="00871A1A" w:rsidRDefault="00871A1A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3133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D27AD3" w:rsidRPr="005E4104" w14:paraId="0A56B15F" w14:textId="77777777" w:rsidTr="00BB1327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0431ECD1" w14:textId="77777777" w:rsidR="00D27AD3" w:rsidRPr="00D5036B" w:rsidRDefault="00D27AD3" w:rsidP="00BB1327">
            <w:pPr>
              <w:tabs>
                <w:tab w:val="left" w:pos="5956"/>
              </w:tabs>
              <w:spacing w:before="80" w:line="276" w:lineRule="auto"/>
              <w:ind w:right="-154" w:firstLine="72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D27AD3" w:rsidRPr="005E4104" w14:paraId="6C22464F" w14:textId="77777777" w:rsidTr="00BB1327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3ADF39C4" w14:textId="77777777" w:rsidR="00D27AD3" w:rsidRPr="00EB2B41" w:rsidRDefault="00D27AD3" w:rsidP="00BB1327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Was a biological sample taken for research on this day?</w:t>
            </w:r>
          </w:p>
          <w:p w14:paraId="20B7ED25" w14:textId="77777777" w:rsidR="00D27AD3" w:rsidRPr="00EB2B41" w:rsidRDefault="00D27AD3" w:rsidP="00BB1327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4B116F38" w14:textId="77777777" w:rsidR="00D27AD3" w:rsidRPr="008E58EA" w:rsidRDefault="00D27AD3" w:rsidP="00BB1327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76E49BD2" w14:textId="77777777" w:rsidR="00D27AD3" w:rsidRDefault="00D27AD3" w:rsidP="00BB1327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3B3AB762" w14:textId="77777777" w:rsidR="00D27AD3" w:rsidRDefault="00D27AD3" w:rsidP="00BB1327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5699FA40" w14:textId="77777777" w:rsidR="00D27AD3" w:rsidRPr="000A5AE8" w:rsidRDefault="00D27AD3" w:rsidP="00BB1327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8E58EA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 xml:space="preserve">KIT </w:t>
            </w:r>
            <w:proofErr w:type="gramStart"/>
            <w:r w:rsidRPr="008E58EA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NUMBER</w:t>
            </w:r>
            <w:r w:rsidRPr="008E58EA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[</w:t>
            </w:r>
            <w:proofErr w:type="gramEnd"/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_C_] [_C_] [_P_] [_ _] [_ _][_ _][_ _][_ _]     </w:t>
            </w:r>
          </w:p>
        </w:tc>
      </w:tr>
    </w:tbl>
    <w:p w14:paraId="05633391" w14:textId="4BBFCEF0" w:rsidR="00871A1A" w:rsidRDefault="00871A1A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8729C2A" w14:textId="0076D519" w:rsidR="00D27AD3" w:rsidRDefault="00D27AD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9D9C46C" w14:textId="77777777" w:rsidR="00D27AD3" w:rsidRDefault="00D27AD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C2E3C01" w14:textId="65D3F703" w:rsidR="00D27AD3" w:rsidRDefault="00D27AD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06E7FFD" w14:textId="2B887B24" w:rsidR="002040AA" w:rsidRP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ISARIC WHO Clinical Characterisation Protocol for Severe Emerging Infections UK</w:t>
      </w:r>
    </w:p>
    <w:p w14:paraId="6BE7671A" w14:textId="4BB70261" w:rsidR="001E7F65" w:rsidRDefault="008E2776" w:rsidP="00DF5B93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6"/>
      </w:tblGrid>
      <w:tr w:rsidR="008E2776" w14:paraId="21D3FEDE" w14:textId="77777777" w:rsidTr="00DF5B93">
        <w:trPr>
          <w:trHeight w:val="239"/>
        </w:trPr>
        <w:tc>
          <w:tcPr>
            <w:tcW w:w="10646" w:type="dxa"/>
          </w:tcPr>
          <w:p w14:paraId="4F7F6BC5" w14:textId="5EC2714A" w:rsidR="00DF5B93" w:rsidRPr="00DF5B93" w:rsidRDefault="00DF5B93" w:rsidP="002040AA">
            <w:pPr>
              <w:rPr>
                <w:rFonts w:asciiTheme="minorHAnsi" w:hAnsiTheme="minorHAnsi" w:cstheme="minorHAnsi"/>
                <w:b/>
                <w:bCs/>
                <w:u w:val="single"/>
              </w:rPr>
            </w:pPr>
            <w:r w:rsidRPr="00DF5B93">
              <w:rPr>
                <w:rFonts w:asciiTheme="minorHAnsi" w:hAnsiTheme="minorHAnsi" w:cstheme="minorHAnsi"/>
                <w:b/>
                <w:bCs/>
                <w:u w:val="single"/>
              </w:rPr>
              <w:t xml:space="preserve">PATHOGEN TESTING </w:t>
            </w:r>
            <w:ins w:id="22" w:author="Clark Russell" w:date="2021-09-07T10:15:00Z">
              <w:r w:rsidR="003409D7">
                <w:rPr>
                  <w:rFonts w:asciiTheme="minorHAnsi" w:hAnsiTheme="minorHAnsi" w:cstheme="minorHAnsi"/>
                  <w:b/>
                  <w:bCs/>
                  <w:u w:val="single"/>
                </w:rPr>
                <w:t>DURING COVID EPISODE</w:t>
              </w:r>
            </w:ins>
          </w:p>
          <w:p w14:paraId="734A4BD0" w14:textId="70EB126D" w:rsidR="002040AA" w:rsidRPr="00A02873" w:rsidRDefault="008E2776" w:rsidP="00DF5B93">
            <w:pPr>
              <w:rPr>
                <w:b/>
                <w:bCs/>
                <w:sz w:val="20"/>
                <w:szCs w:val="20"/>
              </w:rPr>
            </w:pPr>
            <w:r w:rsidRPr="00D405E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Was pathogen testing done during this illness episode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?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713B33">
              <w:rPr>
                <w:b/>
                <w:bCs/>
                <w:sz w:val="20"/>
                <w:szCs w:val="20"/>
              </w:rPr>
              <w:t xml:space="preserve"> </w:t>
            </w:r>
            <w:r w:rsidR="00DF5B93">
              <w:rPr>
                <w:b/>
                <w:bCs/>
                <w:sz w:val="20"/>
                <w:szCs w:val="20"/>
              </w:rPr>
              <w:t xml:space="preserve">                                                                      </w:t>
            </w:r>
            <w:proofErr w:type="gramStart"/>
            <w:r w:rsidR="00DF5B93">
              <w:rPr>
                <w:b/>
                <w:bCs/>
                <w:sz w:val="20"/>
                <w:szCs w:val="20"/>
              </w:rPr>
              <w:t xml:space="preserve">   (</w:t>
            </w:r>
            <w:proofErr w:type="gramEnd"/>
            <w:r w:rsidR="002040AA">
              <w:rPr>
                <w:b/>
                <w:bCs/>
                <w:sz w:val="20"/>
                <w:szCs w:val="20"/>
              </w:rPr>
              <w:t>*</w:t>
            </w:r>
            <w:r w:rsidR="002040AA" w:rsidRPr="00A0287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NB Should be a YES as this is key eligibility criteria</w:t>
            </w:r>
            <w:r w:rsidR="00DF5B9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)</w:t>
            </w:r>
          </w:p>
          <w:p w14:paraId="35FF4120" w14:textId="4880AEC9" w:rsidR="008E2776" w:rsidRPr="00A02873" w:rsidRDefault="00DF5B93" w:rsidP="00DF5B9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*</w:t>
            </w:r>
            <w:proofErr w:type="gramStart"/>
            <w:r w:rsidR="002040A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please</w:t>
            </w:r>
            <w:proofErr w:type="gramEnd"/>
            <w:r w:rsidR="002040A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AC18B8" w:rsidRPr="00A0287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record the detail of </w:t>
            </w:r>
            <w:r w:rsidR="00035E0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any</w:t>
            </w:r>
            <w:r w:rsidR="00035E0C" w:rsidRPr="00A0287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A02873" w:rsidRPr="00A0287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COVID-19 / SARS2-CoV-2</w:t>
            </w:r>
            <w:r w:rsidR="00A0287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which may have been done in the community</w:t>
            </w:r>
          </w:p>
          <w:tbl>
            <w:tblPr>
              <w:tblStyle w:val="TableGrid"/>
              <w:tblpPr w:leftFromText="180" w:rightFromText="180" w:vertAnchor="text" w:tblpX="-147" w:tblpY="182"/>
              <w:tblW w:w="10627" w:type="dxa"/>
              <w:tblLook w:val="04A0" w:firstRow="1" w:lastRow="0" w:firstColumn="1" w:lastColumn="0" w:noHBand="0" w:noVBand="1"/>
            </w:tblPr>
            <w:tblGrid>
              <w:gridCol w:w="2676"/>
              <w:gridCol w:w="4134"/>
              <w:gridCol w:w="2077"/>
              <w:gridCol w:w="1740"/>
            </w:tblGrid>
            <w:tr w:rsidR="002040AA" w14:paraId="61D31BAE" w14:textId="77777777" w:rsidTr="00DF5B93">
              <w:trPr>
                <w:trHeight w:val="361"/>
              </w:trPr>
              <w:tc>
                <w:tcPr>
                  <w:tcW w:w="10627" w:type="dxa"/>
                  <w:gridSpan w:val="4"/>
                </w:tcPr>
                <w:p w14:paraId="7AC7E618" w14:textId="4E09456A" w:rsidR="002040AA" w:rsidRPr="00401D8C" w:rsidRDefault="002040AA" w:rsidP="002040AA">
                  <w:pPr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  <w:t xml:space="preserve">Section 1: Pathogen Diagnosis Summary </w:t>
                  </w:r>
                  <w:r w:rsidRPr="00401D8C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(Respiratory virus PCR or antigen tests -NOT serology/antibody tests</w:t>
                  </w:r>
                  <w:r w:rsidRPr="00401D8C">
                    <w:rPr>
                      <w:rFonts w:asciiTheme="minorHAnsi" w:hAnsiTheme="minorHAnsi" w:cstheme="minorHAnsi"/>
                      <w:b/>
                      <w:bCs/>
                      <w:i/>
                    </w:rPr>
                    <w:t>)</w:t>
                  </w:r>
                </w:p>
              </w:tc>
            </w:tr>
            <w:tr w:rsidR="002040AA" w14:paraId="4B2AA074" w14:textId="77777777" w:rsidTr="00DF5B93">
              <w:trPr>
                <w:trHeight w:val="523"/>
              </w:trPr>
              <w:tc>
                <w:tcPr>
                  <w:tcW w:w="2676" w:type="dxa"/>
                </w:tcPr>
                <w:p w14:paraId="7AD9D0E0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4134" w:type="dxa"/>
                </w:tcPr>
                <w:p w14:paraId="112F2C72" w14:textId="77777777" w:rsidR="002040AA" w:rsidRPr="00401D8C" w:rsidRDefault="002040AA" w:rsidP="002040AA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Tested and POSITIVE</w:t>
                  </w:r>
                </w:p>
                <w:p w14:paraId="59C8C9AF" w14:textId="77777777" w:rsidR="002040AA" w:rsidRPr="00401D8C" w:rsidRDefault="002040AA" w:rsidP="002040AA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(</w:t>
                  </w:r>
                  <w:proofErr w:type="gramStart"/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please</w:t>
                  </w:r>
                  <w:proofErr w:type="gramEnd"/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 tick)</w:t>
                  </w:r>
                </w:p>
                <w:p w14:paraId="06EE283A" w14:textId="77777777" w:rsidR="002040AA" w:rsidRPr="00401D8C" w:rsidRDefault="002040AA" w:rsidP="002040AA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</w:p>
              </w:tc>
              <w:tc>
                <w:tcPr>
                  <w:tcW w:w="2077" w:type="dxa"/>
                </w:tcPr>
                <w:p w14:paraId="7989F0E4" w14:textId="77777777" w:rsidR="002040AA" w:rsidRPr="00401D8C" w:rsidRDefault="002040AA" w:rsidP="002040AA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Tested and NEGATIVE (Please tick)</w:t>
                  </w:r>
                </w:p>
              </w:tc>
              <w:tc>
                <w:tcPr>
                  <w:tcW w:w="1740" w:type="dxa"/>
                </w:tcPr>
                <w:p w14:paraId="3BEB4108" w14:textId="77777777" w:rsidR="002040AA" w:rsidRPr="00401D8C" w:rsidRDefault="002040AA" w:rsidP="002040AA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NOT TESTED (please tick)</w:t>
                  </w:r>
                </w:p>
              </w:tc>
            </w:tr>
            <w:tr w:rsidR="002040AA" w14:paraId="15CCF66F" w14:textId="77777777" w:rsidTr="00DF5B93">
              <w:tc>
                <w:tcPr>
                  <w:tcW w:w="2676" w:type="dxa"/>
                </w:tcPr>
                <w:p w14:paraId="3D5A6618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COVID-19 / SARS-CoV-2</w:t>
                  </w:r>
                </w:p>
              </w:tc>
              <w:tc>
                <w:tcPr>
                  <w:tcW w:w="4134" w:type="dxa"/>
                </w:tcPr>
                <w:p w14:paraId="500B8C65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Yes☐</w:t>
                  </w:r>
                </w:p>
              </w:tc>
              <w:tc>
                <w:tcPr>
                  <w:tcW w:w="2077" w:type="dxa"/>
                </w:tcPr>
                <w:p w14:paraId="6615EB30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  <w:tc>
                <w:tcPr>
                  <w:tcW w:w="1740" w:type="dxa"/>
                </w:tcPr>
                <w:p w14:paraId="71EC6AE0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</w:tr>
            <w:tr w:rsidR="002040AA" w14:paraId="57AC978A" w14:textId="77777777" w:rsidTr="00DF5B93">
              <w:tc>
                <w:tcPr>
                  <w:tcW w:w="2676" w:type="dxa"/>
                </w:tcPr>
                <w:p w14:paraId="7316B8E4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Influenza virus</w:t>
                  </w:r>
                </w:p>
                <w:p w14:paraId="49C0085A" w14:textId="77777777" w:rsidR="002040AA" w:rsidRPr="00401D8C" w:rsidRDefault="002040AA" w:rsidP="002040AA">
                  <w:pPr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</w:pPr>
                  <w:r w:rsidRPr="00401D8C"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  <w:t>NB: Please do not enter Haemophilus influenza or parainfluenza virus here – enter them under "other" below</w:t>
                  </w:r>
                </w:p>
                <w:p w14:paraId="670D328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4134" w:type="dxa"/>
                </w:tcPr>
                <w:p w14:paraId="0058F423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Yes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  <w:p w14:paraId="6F9A9CEE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Please confirm type: </w:t>
                  </w:r>
                </w:p>
                <w:p w14:paraId="19835BD6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A/H3N2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A/H1N1pdm09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A/H7N9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</w:t>
                  </w:r>
                </w:p>
                <w:p w14:paraId="5F66EEE4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other A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</w:t>
                  </w:r>
                </w:p>
                <w:p w14:paraId="0AE78BF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 B</w:t>
                  </w:r>
                  <w:proofErr w:type="gramEnd"/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  </w:t>
                  </w:r>
                </w:p>
                <w:p w14:paraId="6FF1C5E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401D8C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2942A8E1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  <w:tc>
                <w:tcPr>
                  <w:tcW w:w="1740" w:type="dxa"/>
                </w:tcPr>
                <w:p w14:paraId="7D5597C7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</w:tr>
            <w:tr w:rsidR="002040AA" w14:paraId="11AEC248" w14:textId="77777777" w:rsidTr="00DF5B93">
              <w:tc>
                <w:tcPr>
                  <w:tcW w:w="2676" w:type="dxa"/>
                </w:tcPr>
                <w:p w14:paraId="133E78D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Respiratory syncytial virus (RSV)</w:t>
                  </w:r>
                </w:p>
              </w:tc>
              <w:tc>
                <w:tcPr>
                  <w:tcW w:w="4134" w:type="dxa"/>
                </w:tcPr>
                <w:p w14:paraId="5EAF165D" w14:textId="77777777" w:rsidR="002040AA" w:rsidRPr="00401D8C" w:rsidRDefault="002040AA" w:rsidP="002040AA">
                  <w:pPr>
                    <w:spacing w:line="360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Yes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  <w:p w14:paraId="7DF9DF73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077" w:type="dxa"/>
                </w:tcPr>
                <w:p w14:paraId="75FE2DAB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  <w:tc>
                <w:tcPr>
                  <w:tcW w:w="1740" w:type="dxa"/>
                </w:tcPr>
                <w:p w14:paraId="332AF2BB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</w:tr>
            <w:tr w:rsidR="002040AA" w14:paraId="74E4DD69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78600F88" w14:textId="77777777" w:rsidR="002040AA" w:rsidRPr="00E003E6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Adenovirus</w:t>
                  </w:r>
                </w:p>
              </w:tc>
              <w:tc>
                <w:tcPr>
                  <w:tcW w:w="4134" w:type="dxa"/>
                </w:tcPr>
                <w:p w14:paraId="1840CA45" w14:textId="77777777" w:rsidR="002040AA" w:rsidRPr="00E003E6" w:rsidRDefault="002040AA" w:rsidP="002040AA">
                  <w:pPr>
                    <w:spacing w:line="360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Yes </w:t>
                  </w:r>
                  <w:r w:rsidRPr="00E003E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  <w:p w14:paraId="089C8845" w14:textId="77777777" w:rsidR="002040AA" w:rsidRPr="00E003E6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077" w:type="dxa"/>
                </w:tcPr>
                <w:p w14:paraId="78247250" w14:textId="77777777" w:rsidR="002040AA" w:rsidRPr="00E003E6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E003E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  <w:tc>
                <w:tcPr>
                  <w:tcW w:w="1740" w:type="dxa"/>
                </w:tcPr>
                <w:p w14:paraId="2942708F" w14:textId="77777777" w:rsidR="002040AA" w:rsidRPr="00E003E6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E003E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</w:tr>
            <w:tr w:rsidR="002040AA" w14:paraId="2AD15AEA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0B0EFF95" w14:textId="77777777" w:rsidR="002040AA" w:rsidRPr="00E003E6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Other</w:t>
                  </w:r>
                </w:p>
              </w:tc>
              <w:tc>
                <w:tcPr>
                  <w:tcW w:w="7951" w:type="dxa"/>
                  <w:gridSpan w:val="3"/>
                </w:tcPr>
                <w:p w14:paraId="596FA31C" w14:textId="77777777" w:rsidR="002040AA" w:rsidRPr="00E003E6" w:rsidRDefault="002040AA" w:rsidP="002040AA">
                  <w:pPr>
                    <w:spacing w:line="360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Yes </w:t>
                  </w:r>
                  <w:r w:rsidRPr="00E003E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☐ please </w:t>
                  </w:r>
                  <w:proofErr w:type="gramStart"/>
                  <w:r w:rsidRPr="00E003E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specify </w:t>
                  </w:r>
                  <w:r w:rsidRPr="00E003E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:</w:t>
                  </w:r>
                  <w:proofErr w:type="gramEnd"/>
                  <w:r w:rsidRPr="00E003E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_________________________________________</w:t>
                  </w:r>
                </w:p>
              </w:tc>
            </w:tr>
          </w:tbl>
          <w:p w14:paraId="4CFDDDD4" w14:textId="77777777" w:rsidR="002040AA" w:rsidRDefault="002040AA" w:rsidP="002040AA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tbl>
            <w:tblPr>
              <w:tblStyle w:val="TableGrid"/>
              <w:tblpPr w:leftFromText="180" w:rightFromText="180" w:vertAnchor="text" w:horzAnchor="margin" w:tblpX="-147" w:tblpY="10"/>
              <w:tblW w:w="10627" w:type="dxa"/>
              <w:tblLook w:val="04A0" w:firstRow="1" w:lastRow="0" w:firstColumn="1" w:lastColumn="0" w:noHBand="0" w:noVBand="1"/>
            </w:tblPr>
            <w:tblGrid>
              <w:gridCol w:w="1960"/>
              <w:gridCol w:w="2087"/>
              <w:gridCol w:w="2918"/>
              <w:gridCol w:w="3662"/>
            </w:tblGrid>
            <w:tr w:rsidR="00DF5B93" w14:paraId="6A16EF98" w14:textId="77777777" w:rsidTr="00DF5B93">
              <w:tc>
                <w:tcPr>
                  <w:tcW w:w="10627" w:type="dxa"/>
                  <w:gridSpan w:val="4"/>
                </w:tcPr>
                <w:p w14:paraId="64583DA1" w14:textId="2DE7D181" w:rsidR="00DF5B93" w:rsidRPr="00DF5B93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</w:pPr>
                  <w:r w:rsidRPr="00DF5B93"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  <w:t>Section 2: P</w:t>
                  </w:r>
                  <w:r w:rsidR="00163BFD"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  <w:t>athogen Testing Details</w:t>
                  </w:r>
                </w:p>
                <w:p w14:paraId="28413EE7" w14:textId="2FAD9B20" w:rsidR="00DF5B93" w:rsidRPr="00DF5B93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DF5B93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(Please record the details of all tests carried out during this </w:t>
                  </w:r>
                  <w:del w:id="23" w:author="Clark Russell" w:date="2021-09-07T10:15:00Z">
                    <w:r w:rsidRPr="00DF5B93" w:rsidDel="003409D7">
                      <w:rPr>
                        <w:rFonts w:asciiTheme="minorHAnsi" w:hAnsiTheme="minorHAnsi" w:cstheme="minorHAnsi"/>
                        <w:b/>
                        <w:bCs/>
                        <w:i/>
                        <w:sz w:val="20"/>
                        <w:szCs w:val="20"/>
                      </w:rPr>
                      <w:delText xml:space="preserve">illness </w:delText>
                    </w:r>
                  </w:del>
                  <w:ins w:id="24" w:author="Clark Russell" w:date="2021-09-07T10:15:00Z">
                    <w:r w:rsidR="003409D7">
                      <w:rPr>
                        <w:rFonts w:asciiTheme="minorHAnsi" w:hAnsiTheme="minorHAnsi" w:cstheme="minorHAnsi"/>
                        <w:b/>
                        <w:bCs/>
                        <w:i/>
                        <w:sz w:val="20"/>
                        <w:szCs w:val="20"/>
                      </w:rPr>
                      <w:t>Covid</w:t>
                    </w:r>
                    <w:r w:rsidR="003409D7" w:rsidRPr="00DF5B93">
                      <w:rPr>
                        <w:rFonts w:asciiTheme="minorHAnsi" w:hAnsiTheme="minorHAnsi" w:cstheme="minorHAnsi"/>
                        <w:b/>
                        <w:bCs/>
                        <w:i/>
                        <w:sz w:val="20"/>
                        <w:szCs w:val="20"/>
                      </w:rPr>
                      <w:t xml:space="preserve"> </w:t>
                    </w:r>
                  </w:ins>
                  <w:r w:rsidRPr="00DF5B93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episode </w:t>
                  </w:r>
                  <w:proofErr w:type="gramStart"/>
                  <w:r w:rsidRPr="00DF5B93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below </w:t>
                  </w:r>
                  <w:r w:rsidR="00163BFD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-</w:t>
                  </w:r>
                  <w:r w:rsidRPr="00DF5B93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including</w:t>
                  </w:r>
                  <w:proofErr w:type="gramEnd"/>
                  <w:r w:rsidRPr="00DF5B93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 the details of the tests indicated above).</w:t>
                  </w:r>
                </w:p>
              </w:tc>
            </w:tr>
            <w:tr w:rsidR="00DF5B93" w14:paraId="3F5BF44A" w14:textId="77777777" w:rsidTr="00DF5B93">
              <w:tc>
                <w:tcPr>
                  <w:tcW w:w="1960" w:type="dxa"/>
                </w:tcPr>
                <w:p w14:paraId="0CF28598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</w:p>
              </w:tc>
              <w:tc>
                <w:tcPr>
                  <w:tcW w:w="2087" w:type="dxa"/>
                </w:tcPr>
                <w:p w14:paraId="4EFBD6DC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Select one:</w:t>
                  </w:r>
                </w:p>
              </w:tc>
              <w:tc>
                <w:tcPr>
                  <w:tcW w:w="2918" w:type="dxa"/>
                </w:tcPr>
                <w:p w14:paraId="2E6E8A11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6228E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Organism</w:t>
                  </w:r>
                </w:p>
              </w:tc>
              <w:tc>
                <w:tcPr>
                  <w:tcW w:w="3662" w:type="dxa"/>
                </w:tcPr>
                <w:p w14:paraId="61B38757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6228E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Date sample obtained</w:t>
                  </w:r>
                </w:p>
              </w:tc>
            </w:tr>
            <w:tr w:rsidR="00DF5B93" w14:paraId="1A562FF9" w14:textId="77777777" w:rsidTr="00DF5B93">
              <w:tc>
                <w:tcPr>
                  <w:tcW w:w="1960" w:type="dxa"/>
                </w:tcPr>
                <w:p w14:paraId="45B79300" w14:textId="77777777" w:rsidR="00DF5B93" w:rsidRPr="00401D8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Nasal and/ or throat swab</w:t>
                  </w:r>
                </w:p>
              </w:tc>
              <w:tc>
                <w:tcPr>
                  <w:tcW w:w="2087" w:type="dxa"/>
                </w:tcPr>
                <w:p w14:paraId="2E8F31DB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☐ </w:t>
                  </w: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positive</w:t>
                  </w:r>
                </w:p>
                <w:p w14:paraId="467863A4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☐ </w:t>
                  </w: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negative</w:t>
                  </w:r>
                </w:p>
                <w:p w14:paraId="1393768E" w14:textId="77777777" w:rsidR="00DF5B93" w:rsidRPr="00401D8C" w:rsidRDefault="00DF5B93" w:rsidP="00DF5B9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☐ </w:t>
                  </w: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Not obtained</w:t>
                  </w:r>
                </w:p>
              </w:tc>
              <w:tc>
                <w:tcPr>
                  <w:tcW w:w="2918" w:type="dxa"/>
                </w:tcPr>
                <w:p w14:paraId="1B37CF40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7167D6D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4D69AC2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77FBEE59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  <w:tc>
                <w:tcPr>
                  <w:tcW w:w="3662" w:type="dxa"/>
                </w:tcPr>
                <w:p w14:paraId="16F3BF6D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20036C13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3E55E693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007B6ECC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</w:tr>
            <w:tr w:rsidR="00DF5B93" w14:paraId="7544D9CC" w14:textId="77777777" w:rsidTr="00DF5B93">
              <w:tc>
                <w:tcPr>
                  <w:tcW w:w="1960" w:type="dxa"/>
                </w:tcPr>
                <w:p w14:paraId="777B2F35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6228E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Blood culture</w:t>
                  </w:r>
                </w:p>
              </w:tc>
              <w:tc>
                <w:tcPr>
                  <w:tcW w:w="2087" w:type="dxa"/>
                </w:tcPr>
                <w:p w14:paraId="4BCF0218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6228EC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positive</w:t>
                  </w:r>
                </w:p>
                <w:p w14:paraId="5F904249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6228EC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negative</w:t>
                  </w:r>
                </w:p>
                <w:p w14:paraId="3C4BD61E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6228EC">
                    <w:rPr>
                      <w:rFonts w:asciiTheme="minorHAnsi" w:hAnsiTheme="minorHAnsi" w:cstheme="minorHAnsi"/>
                      <w:sz w:val="20"/>
                      <w:szCs w:val="20"/>
                    </w:rPr>
                    <w:t>Not obtained</w:t>
                  </w:r>
                </w:p>
              </w:tc>
              <w:tc>
                <w:tcPr>
                  <w:tcW w:w="2918" w:type="dxa"/>
                </w:tcPr>
                <w:p w14:paraId="44621072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011DAD33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6A8A3173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52980442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  <w:tc>
                <w:tcPr>
                  <w:tcW w:w="3662" w:type="dxa"/>
                </w:tcPr>
                <w:p w14:paraId="2CE84A78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667DA60C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7D580CFF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35F78F65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</w:tr>
            <w:tr w:rsidR="00DF5B93" w14:paraId="6C17D30B" w14:textId="77777777" w:rsidTr="00DF5B93">
              <w:tc>
                <w:tcPr>
                  <w:tcW w:w="1960" w:type="dxa"/>
                </w:tcPr>
                <w:p w14:paraId="6D646B95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6228E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Sputum</w:t>
                  </w:r>
                </w:p>
              </w:tc>
              <w:tc>
                <w:tcPr>
                  <w:tcW w:w="2087" w:type="dxa"/>
                </w:tcPr>
                <w:p w14:paraId="4080125D" w14:textId="77777777" w:rsidR="00DF5B93" w:rsidRPr="0001274F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positive</w:t>
                  </w:r>
                </w:p>
                <w:p w14:paraId="0C4D4E88" w14:textId="77777777" w:rsidR="00DF5B93" w:rsidRPr="0001274F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negative</w:t>
                  </w:r>
                </w:p>
                <w:p w14:paraId="0CCA7B98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Not obtained</w:t>
                  </w:r>
                </w:p>
              </w:tc>
              <w:tc>
                <w:tcPr>
                  <w:tcW w:w="2918" w:type="dxa"/>
                </w:tcPr>
                <w:p w14:paraId="4EF434EF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099F8FF1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961BF3B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5F21A7E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  <w:tc>
                <w:tcPr>
                  <w:tcW w:w="3662" w:type="dxa"/>
                </w:tcPr>
                <w:p w14:paraId="73EF285D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38EC7AC3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632E51CC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0304D97A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</w:tr>
            <w:tr w:rsidR="00DF5B93" w14:paraId="4F6B7810" w14:textId="77777777" w:rsidTr="00DF5B93">
              <w:tc>
                <w:tcPr>
                  <w:tcW w:w="1960" w:type="dxa"/>
                </w:tcPr>
                <w:p w14:paraId="69082FE7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6228E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Deep respiratory sample (BAL/ETA)</w:t>
                  </w:r>
                </w:p>
              </w:tc>
              <w:tc>
                <w:tcPr>
                  <w:tcW w:w="2087" w:type="dxa"/>
                </w:tcPr>
                <w:p w14:paraId="7A2298D7" w14:textId="77777777" w:rsidR="00DF5B93" w:rsidRPr="0001274F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positive</w:t>
                  </w:r>
                </w:p>
                <w:p w14:paraId="1C4E6DD6" w14:textId="77777777" w:rsidR="00DF5B93" w:rsidRPr="0001274F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negative</w:t>
                  </w:r>
                </w:p>
                <w:p w14:paraId="07D87CCB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Not obtained</w:t>
                  </w:r>
                </w:p>
              </w:tc>
              <w:tc>
                <w:tcPr>
                  <w:tcW w:w="2918" w:type="dxa"/>
                </w:tcPr>
                <w:p w14:paraId="17382741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6046A23B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10CAA56D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93900F7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  <w:tc>
                <w:tcPr>
                  <w:tcW w:w="3662" w:type="dxa"/>
                </w:tcPr>
                <w:p w14:paraId="2AE6F0AE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78ABFABB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78BEC89F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A238328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</w:tr>
          </w:tbl>
          <w:p w14:paraId="7C9601E7" w14:textId="130D3EE7" w:rsidR="008E2776" w:rsidRPr="00847734" w:rsidRDefault="008E2776" w:rsidP="00DF5B9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</w:tbl>
    <w:p w14:paraId="7D1C0D42" w14:textId="7A2CAA6F" w:rsidR="002040AA" w:rsidRDefault="002040AA" w:rsidP="00015102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1E9361FB" w14:textId="77777777" w:rsidR="007D3782" w:rsidRPr="005C0C92" w:rsidRDefault="007D3782" w:rsidP="00015102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4261F388" w14:textId="46E31C8D" w:rsidR="008E2776" w:rsidRDefault="00DF5B9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>UTCOME FORM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>
        <w:rPr>
          <w:rFonts w:asciiTheme="minorHAnsi" w:hAnsiTheme="minorHAnsi" w:cstheme="minorHAnsi"/>
          <w:b/>
          <w:bCs/>
          <w:sz w:val="28"/>
          <w:szCs w:val="28"/>
        </w:rPr>
        <w:t>2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tbl>
      <w:tblPr>
        <w:tblStyle w:val="TableGrid7"/>
        <w:tblpPr w:leftFromText="180" w:rightFromText="180" w:vertAnchor="text" w:horzAnchor="margin" w:tblpY="83"/>
        <w:tblW w:w="10768" w:type="dxa"/>
        <w:tblBorders>
          <w:insideH w:val="single" w:sz="8" w:space="0" w:color="auto"/>
          <w:insideV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0768"/>
      </w:tblGrid>
      <w:tr w:rsidR="008E2776" w:rsidRPr="008E2776" w14:paraId="324FD1B5" w14:textId="77777777" w:rsidTr="005C61DE">
        <w:trPr>
          <w:trHeight w:val="274"/>
        </w:trPr>
        <w:tc>
          <w:tcPr>
            <w:tcW w:w="10768" w:type="dxa"/>
            <w:tcBorders>
              <w:top w:val="single" w:sz="4" w:space="0" w:color="auto"/>
              <w:bottom w:val="single" w:sz="8" w:space="0" w:color="auto"/>
            </w:tcBorders>
            <w:shd w:val="clear" w:color="auto" w:fill="CCCCCC"/>
            <w:vAlign w:val="bottom"/>
          </w:tcPr>
          <w:p w14:paraId="4F6A0BB4" w14:textId="264236A0" w:rsidR="008E2776" w:rsidRPr="008E2776" w:rsidRDefault="008E2776" w:rsidP="008E2776">
            <w:pPr>
              <w:keepNext/>
              <w:keepLines/>
              <w:tabs>
                <w:tab w:val="left" w:pos="5956"/>
              </w:tabs>
              <w:spacing w:before="200" w:line="276" w:lineRule="auto"/>
              <w:outlineLvl w:val="2"/>
            </w:pPr>
            <w:r w:rsidRPr="008E2776">
              <w:rPr>
                <w:rFonts w:asciiTheme="minorHAnsi" w:hAnsiTheme="minorHAnsi" w:cstheme="minorHAnsi"/>
                <w:b/>
                <w:bCs/>
              </w:rPr>
              <w:t>MEDICATION:</w:t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While hospitalised </w:t>
            </w:r>
            <w:ins w:id="25" w:author="Clark Russell" w:date="2021-09-07T10:15:00Z">
              <w:r w:rsidR="003409D7">
                <w:rPr>
                  <w:rFonts w:asciiTheme="minorHAnsi" w:hAnsiTheme="minorHAnsi" w:cstheme="minorHAnsi"/>
                  <w:b/>
                  <w:bCs/>
                  <w:sz w:val="22"/>
                  <w:szCs w:val="22"/>
                </w:rPr>
                <w:t xml:space="preserve">during Covid episode </w:t>
              </w:r>
            </w:ins>
            <w:r w:rsidRPr="008E277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or at discharge, were any of the following administered</w:t>
            </w:r>
            <w:r w:rsidRPr="008E2776">
              <w:rPr>
                <w:rFonts w:asciiTheme="minorHAnsi" w:hAnsiTheme="minorHAnsi" w:cstheme="minorHAnsi"/>
                <w:sz w:val="22"/>
                <w:szCs w:val="22"/>
              </w:rPr>
              <w:t>?</w:t>
            </w:r>
          </w:p>
        </w:tc>
      </w:tr>
      <w:tr w:rsidR="008E2776" w:rsidRPr="008E2776" w14:paraId="138229E1" w14:textId="77777777" w:rsidTr="005C61DE">
        <w:trPr>
          <w:trHeight w:val="4253"/>
        </w:trPr>
        <w:tc>
          <w:tcPr>
            <w:tcW w:w="10768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</w:tcPr>
          <w:p w14:paraId="0EA0FB7E" w14:textId="77777777" w:rsidR="00F46CCE" w:rsidRDefault="008E2776" w:rsidP="002040AA">
            <w:pPr>
              <w:spacing w:beforeLines="40" w:before="9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Antiviral agent?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N/K    If YES, tick all the apply: </w:t>
            </w:r>
            <w:proofErr w:type="spellStart"/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Ribavirin</w:t>
            </w:r>
            <w:proofErr w:type="spell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   </w:t>
            </w:r>
            <w:proofErr w:type="spellStart"/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Lopinavir</w:t>
            </w:r>
            <w:proofErr w:type="spell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/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Ritonavir  </w:t>
            </w:r>
            <w:proofErr w:type="spellStart"/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Interferon</w:t>
            </w:r>
            <w:proofErr w:type="spellEnd"/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alpha  </w:t>
            </w:r>
            <w:proofErr w:type="spellStart"/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Interferon</w:t>
            </w:r>
            <w:proofErr w:type="spell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beta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  </w:t>
            </w:r>
            <w:proofErr w:type="spellStart"/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Chloroquine</w:t>
            </w:r>
            <w:proofErr w:type="spell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/ Hydroxychloroquine </w:t>
            </w:r>
            <w:r w:rsidR="006523C2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DA40D6"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="00DA40D6"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Oseltamivir</w:t>
            </w:r>
            <w:proofErr w:type="spellEnd"/>
            <w:r w:rsidR="00DA40D6"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(Tamiflu®)</w:t>
            </w:r>
            <w:r w:rsidR="00DA40D6"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6523C2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</w:t>
            </w:r>
            <w:proofErr w:type="spellStart"/>
            <w:r w:rsidR="00DA40D6"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="00DA40D6"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Zanamivir</w:t>
            </w:r>
            <w:proofErr w:type="spellEnd"/>
            <w:r w:rsidR="00DA40D6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 </w:t>
            </w:r>
            <w:r w:rsidR="006523C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</w:p>
          <w:p w14:paraId="3B2CD403" w14:textId="6FF59C13" w:rsidR="008E2776" w:rsidRPr="00B04B8F" w:rsidRDefault="006523C2" w:rsidP="002040AA">
            <w:pPr>
              <w:spacing w:beforeLines="40" w:before="9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Other</w:t>
            </w:r>
            <w:proofErr w:type="spellEnd"/>
            <w:r w:rsidR="00FB3193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or novel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E11439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antiviral</w:t>
            </w:r>
            <w:r w:rsidR="00DA40D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F46CCE"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___________________</w:t>
            </w:r>
          </w:p>
          <w:p w14:paraId="41CE46F7" w14:textId="77777777" w:rsidR="008E2776" w:rsidRPr="00B04B8F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proofErr w:type="spellStart"/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  <w:u w:val="single"/>
              </w:rPr>
              <w:t>o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Remdesivir</w:t>
            </w:r>
            <w:proofErr w:type="spellEnd"/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  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If YES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: first dose: 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proofErr w:type="gramStart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     and     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 last dose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</w:t>
            </w:r>
          </w:p>
          <w:p w14:paraId="21853D56" w14:textId="7D254E7D" w:rsidR="008E2776" w:rsidRPr="00B04B8F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  <w:u w:val="single"/>
              </w:rPr>
              <w:t>o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 xml:space="preserve"> IL6 inhibitor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     IF YES which 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Tocilizumab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Other IL6 inhibitor___________________</w:t>
            </w:r>
          </w:p>
          <w:p w14:paraId="0F8ECA49" w14:textId="77777777" w:rsidR="008E2776" w:rsidRPr="00B04B8F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IL6 </w:t>
            </w:r>
            <w:proofErr w:type="gramStart"/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inhibitor 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 first</w:t>
            </w:r>
            <w:proofErr w:type="gramEnd"/>
            <w:r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 dose: 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     and     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>last dose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</w:t>
            </w:r>
          </w:p>
          <w:p w14:paraId="4F843EED" w14:textId="77777777" w:rsidR="008E2776" w:rsidRPr="00B04B8F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Antibiotic?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  If YES: specify type(s):  ________________    _____________   _____________</w:t>
            </w:r>
          </w:p>
          <w:p w14:paraId="1F6EE6F0" w14:textId="5A737C6B" w:rsidR="008E2776" w:rsidRPr="00B04B8F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Corticosteroid?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</w:p>
          <w:p w14:paraId="56B4F604" w14:textId="3164550D" w:rsidR="00D36FCD" w:rsidRPr="00B04B8F" w:rsidRDefault="00D36FCD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If yes, </w:t>
            </w:r>
            <w:r w:rsidR="00D27AD3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please confirm type: </w:t>
            </w:r>
            <w:r w:rsidR="00D27AD3"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D27AD3"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Dexamethasone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☐ </w:t>
            </w:r>
            <w:proofErr w:type="gramStart"/>
            <w:r w:rsidR="00D27AD3"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Methylprednisolone</w:t>
            </w:r>
            <w:r w:rsidR="001E181D"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1E181D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D27AD3"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="00D27AD3"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P</w:t>
            </w:r>
            <w:r w:rsidR="00D27AD3"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rednisolone </w:t>
            </w:r>
            <w:r w:rsidR="001E181D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 O</w:t>
            </w:r>
            <w:r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ther, please specify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___________</w:t>
            </w:r>
          </w:p>
          <w:p w14:paraId="4939259F" w14:textId="5D08F58A" w:rsidR="001E181D" w:rsidRPr="00B04B8F" w:rsidRDefault="001E181D" w:rsidP="001E181D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Route: 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Oral</w:t>
            </w:r>
            <w:proofErr w:type="gramEnd"/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Intravenous</w:t>
            </w:r>
            <w:r w:rsidRPr="00B04B8F">
              <w:rPr>
                <w:rFonts w:asciiTheme="minorHAnsi" w:eastAsia="Wingdings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Inhaled</w:t>
            </w:r>
            <w:r w:rsidR="00D36FCD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,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maximum daily dose: ___________ </w:t>
            </w:r>
            <w:r w:rsidR="00A5529E"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                         </w:t>
            </w:r>
          </w:p>
          <w:p w14:paraId="0A5BAF6C" w14:textId="7A6568F8" w:rsidR="00F46CCE" w:rsidRPr="00B04B8F" w:rsidRDefault="00D36FCD" w:rsidP="00F46CCE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If given</w:t>
            </w:r>
            <w:r w:rsidR="001E181D"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 xml:space="preserve"> 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Dexamethasone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, was </w:t>
            </w:r>
            <w:proofErr w:type="gramStart"/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this</w:t>
            </w:r>
            <w:r w:rsidR="001E181D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="001E181D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given</w:t>
            </w:r>
            <w:proofErr w:type="gramEnd"/>
            <w:r w:rsidR="001E181D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as 6mg 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once per day (od) ?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="008E2776"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="008E2776"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="008E2776"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="00F46CCE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, for </w:t>
            </w:r>
            <w:r w:rsidR="00890D8E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how many day</w:t>
            </w:r>
            <w:r w:rsidR="00F46CCE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 ___________</w:t>
            </w:r>
          </w:p>
          <w:p w14:paraId="055BB0D0" w14:textId="66E8C1B2" w:rsidR="006523C2" w:rsidRPr="00B04B8F" w:rsidRDefault="00FE3743" w:rsidP="00F46CCE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If no, another dosing regimen used please confirm: </w:t>
            </w:r>
          </w:p>
          <w:p w14:paraId="6688D819" w14:textId="3E0949A9" w:rsidR="00FE3743" w:rsidRPr="00B04B8F" w:rsidRDefault="00FE3743" w:rsidP="00FE3743">
            <w:pPr>
              <w:spacing w:before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          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98"/>
              <w:gridCol w:w="2556"/>
              <w:gridCol w:w="3284"/>
              <w:gridCol w:w="2031"/>
            </w:tblGrid>
            <w:tr w:rsidR="00EB6FB1" w:rsidRPr="00B04B8F" w14:paraId="4C07BB71" w14:textId="5FB2A08A" w:rsidTr="00F46CCE">
              <w:tc>
                <w:tcPr>
                  <w:tcW w:w="0" w:type="auto"/>
                </w:tcPr>
                <w:p w14:paraId="09C76EDD" w14:textId="3A416763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Other Dexamethasone route </w:t>
                  </w:r>
                </w:p>
              </w:tc>
              <w:tc>
                <w:tcPr>
                  <w:tcW w:w="0" w:type="auto"/>
                </w:tcPr>
                <w:p w14:paraId="42F4BA6C" w14:textId="76F3925E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Other Dexamethasone Dose </w:t>
                  </w:r>
                </w:p>
              </w:tc>
              <w:tc>
                <w:tcPr>
                  <w:tcW w:w="0" w:type="auto"/>
                </w:tcPr>
                <w:p w14:paraId="41A0AC88" w14:textId="2CA88CE2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Other Dexamethasone Frequency </w:t>
                  </w:r>
                </w:p>
              </w:tc>
              <w:tc>
                <w:tcPr>
                  <w:tcW w:w="0" w:type="auto"/>
                </w:tcPr>
                <w:p w14:paraId="62C5CAD0" w14:textId="7E927EB9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Number of days given </w:t>
                  </w:r>
                </w:p>
              </w:tc>
            </w:tr>
            <w:tr w:rsidR="00EB6FB1" w:rsidRPr="00B04B8F" w14:paraId="2FEA5ECC" w14:textId="590270FE" w:rsidTr="00F46CCE">
              <w:tc>
                <w:tcPr>
                  <w:tcW w:w="0" w:type="auto"/>
                </w:tcPr>
                <w:p w14:paraId="5FAEB651" w14:textId="7BCC4BCC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proofErr w:type="gramStart"/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Oral</w:t>
                  </w:r>
                  <w:proofErr w:type="gramEnd"/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Intravenous</w:t>
                  </w:r>
                  <w:r w:rsidRPr="00B04B8F">
                    <w:rPr>
                      <w:rFonts w:asciiTheme="minorHAnsi" w:eastAsia="Wingdings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0" w:type="auto"/>
                </w:tcPr>
                <w:p w14:paraId="4C951A37" w14:textId="057104FE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___________ </w:t>
                  </w:r>
                  <w:r w:rsidR="00EB6FB1"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mg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  </w:t>
                  </w:r>
                </w:p>
              </w:tc>
              <w:tc>
                <w:tcPr>
                  <w:tcW w:w="0" w:type="auto"/>
                </w:tcPr>
                <w:p w14:paraId="0F1B9330" w14:textId="313D5BA2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☐ </w:t>
                  </w:r>
                  <w:proofErr w:type="gramStart"/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BD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proofErr w:type="gramEnd"/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TDS 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QDS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>Other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______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       </w:t>
                  </w:r>
                </w:p>
              </w:tc>
              <w:tc>
                <w:tcPr>
                  <w:tcW w:w="0" w:type="auto"/>
                </w:tcPr>
                <w:p w14:paraId="4DB59B89" w14:textId="77777777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</w:pPr>
                </w:p>
              </w:tc>
            </w:tr>
            <w:tr w:rsidR="00EB6FB1" w:rsidRPr="00B04B8F" w14:paraId="6BBB6FB9" w14:textId="4B1CB9C0" w:rsidTr="00F46CCE">
              <w:tc>
                <w:tcPr>
                  <w:tcW w:w="0" w:type="auto"/>
                </w:tcPr>
                <w:p w14:paraId="4D438117" w14:textId="6CE3214B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proofErr w:type="gramStart"/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Oral</w:t>
                  </w:r>
                  <w:proofErr w:type="gramEnd"/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Intravenous</w:t>
                  </w:r>
                  <w:r w:rsidRPr="00B04B8F">
                    <w:rPr>
                      <w:rFonts w:asciiTheme="minorHAnsi" w:eastAsia="Wingdings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0" w:type="auto"/>
                </w:tcPr>
                <w:p w14:paraId="31BC260C" w14:textId="3AD6C4F6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___________</w:t>
                  </w:r>
                  <w:r w:rsidR="00EB6FB1"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mg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    </w:t>
                  </w:r>
                </w:p>
              </w:tc>
              <w:tc>
                <w:tcPr>
                  <w:tcW w:w="0" w:type="auto"/>
                </w:tcPr>
                <w:p w14:paraId="1A0C7A45" w14:textId="5169B162" w:rsidR="00F46CCE" w:rsidRPr="00B04B8F" w:rsidRDefault="00EB6FB1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☐ </w:t>
                  </w:r>
                  <w:proofErr w:type="gramStart"/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BD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proofErr w:type="gramEnd"/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TDS 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QDS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>Other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______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       </w:t>
                  </w:r>
                </w:p>
              </w:tc>
              <w:tc>
                <w:tcPr>
                  <w:tcW w:w="0" w:type="auto"/>
                </w:tcPr>
                <w:p w14:paraId="280ED291" w14:textId="77777777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</w:pPr>
                </w:p>
              </w:tc>
            </w:tr>
            <w:tr w:rsidR="00EB6FB1" w:rsidRPr="00B04B8F" w14:paraId="52CAFB6C" w14:textId="5BB0DA05" w:rsidTr="00F46CCE">
              <w:tc>
                <w:tcPr>
                  <w:tcW w:w="0" w:type="auto"/>
                </w:tcPr>
                <w:p w14:paraId="10B9F110" w14:textId="26DED217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proofErr w:type="gramStart"/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Oral</w:t>
                  </w:r>
                  <w:proofErr w:type="gramEnd"/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Intravenous</w:t>
                  </w:r>
                  <w:r w:rsidRPr="00B04B8F">
                    <w:rPr>
                      <w:rFonts w:asciiTheme="minorHAnsi" w:eastAsia="Wingdings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0" w:type="auto"/>
                </w:tcPr>
                <w:p w14:paraId="4861B92C" w14:textId="30BEA996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___________</w:t>
                  </w:r>
                  <w:r w:rsidR="00EB6FB1"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mg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</w:t>
                  </w:r>
                </w:p>
              </w:tc>
              <w:tc>
                <w:tcPr>
                  <w:tcW w:w="0" w:type="auto"/>
                </w:tcPr>
                <w:p w14:paraId="680995F6" w14:textId="5EC6D251" w:rsidR="00F46CCE" w:rsidRPr="00B04B8F" w:rsidRDefault="00EB6FB1" w:rsidP="003409D7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☐ </w:t>
                  </w:r>
                  <w:proofErr w:type="gramStart"/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BD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proofErr w:type="gramEnd"/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TDS 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QDS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>Other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______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       </w:t>
                  </w:r>
                </w:p>
              </w:tc>
              <w:tc>
                <w:tcPr>
                  <w:tcW w:w="0" w:type="auto"/>
                </w:tcPr>
                <w:p w14:paraId="2AA8C763" w14:textId="77777777" w:rsidR="00F46CCE" w:rsidRPr="00B04B8F" w:rsidRDefault="00F46CCE" w:rsidP="003409D7">
                  <w:pPr>
                    <w:framePr w:hSpace="180" w:wrap="around" w:vAnchor="text" w:hAnchor="margin" w:y="83"/>
                    <w:spacing w:before="60"/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4114A110" w14:textId="77777777" w:rsidR="008E2776" w:rsidRPr="008E2776" w:rsidRDefault="008E2776" w:rsidP="006523C2">
            <w:pPr>
              <w:spacing w:before="60"/>
              <w:rPr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Antifungal agent?  </w:t>
            </w:r>
            <w:r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proofErr w:type="gramStart"/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 </w:t>
            </w:r>
            <w:r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proofErr w:type="gramEnd"/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If YES: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which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> ________________</w:t>
            </w:r>
            <w:r w:rsidRPr="008E2776">
              <w:t xml:space="preserve">  </w:t>
            </w:r>
            <w:r w:rsidRPr="008E2776">
              <w:rPr>
                <w:bCs/>
                <w:sz w:val="20"/>
                <w:szCs w:val="20"/>
              </w:rPr>
              <w:t xml:space="preserve">  </w:t>
            </w:r>
          </w:p>
          <w:p w14:paraId="4F73CC63" w14:textId="77777777" w:rsidR="008E2776" w:rsidRPr="008E2776" w:rsidRDefault="008E2776" w:rsidP="008E2776">
            <w:pPr>
              <w:spacing w:beforeLines="40" w:before="96" w:afterLines="40" w:after="96"/>
              <w:rPr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Off-label / Compassionate Use medications? 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  <w:r w:rsidRPr="008E277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If YES:</w:t>
            </w: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which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 _____________________________________</w:t>
            </w:r>
            <w:r w:rsidRPr="008E2776">
              <w:t xml:space="preserve">  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</w:p>
          <w:p w14:paraId="26C94C55" w14:textId="23666F09" w:rsidR="008E2776" w:rsidRPr="008E2776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/>
                <w:color w:val="000000"/>
                <w:sz w:val="20"/>
                <w:szCs w:val="20"/>
                <w:shd w:val="clear" w:color="auto" w:fill="FFFFFF"/>
              </w:rPr>
              <w:t>Interleukin inhibitors</w:t>
            </w:r>
            <w:r w:rsidRPr="008E2776">
              <w:rPr>
                <w:rFonts w:asciiTheme="minorHAnsi" w:hAnsiTheme="minorHAnsi" w:cstheme="minorHAns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  <w:r w:rsidRPr="008E277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If YES:</w:t>
            </w: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which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 ________________  </w:t>
            </w: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</w:t>
            </w:r>
            <w:r w:rsidR="006523C2" w:rsidRPr="008E277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Convalescent plasma</w:t>
            </w:r>
            <w:r w:rsidR="006523C2"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6523C2"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="006523C2"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="006523C2"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="006523C2"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="006523C2"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="006523C2"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</w:tbl>
    <w:p w14:paraId="237B4291" w14:textId="77777777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10768"/>
      </w:tblGrid>
      <w:tr w:rsidR="008E2776" w14:paraId="04084EEE" w14:textId="77777777" w:rsidTr="008E2776">
        <w:tc>
          <w:tcPr>
            <w:tcW w:w="10768" w:type="dxa"/>
            <w:shd w:val="clear" w:color="auto" w:fill="D9D9D9" w:themeFill="background1" w:themeFillShade="D9"/>
          </w:tcPr>
          <w:p w14:paraId="6FA76631" w14:textId="1160C90E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401D8C">
              <w:rPr>
                <w:rFonts w:asciiTheme="minorHAnsi" w:hAnsiTheme="minorHAnsi" w:cstheme="minorHAnsi"/>
                <w:b/>
                <w:bCs/>
              </w:rPr>
              <w:t>TREATMENT: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At ANY time during </w:t>
            </w:r>
            <w:del w:id="26" w:author="Clark Russell" w:date="2021-09-07T10:15:00Z">
              <w:r w:rsidRPr="00401D8C" w:rsidDel="003409D7">
                <w:rPr>
                  <w:rFonts w:asciiTheme="minorHAnsi" w:hAnsiTheme="minorHAnsi" w:cstheme="minorHAnsi"/>
                  <w:b/>
                  <w:sz w:val="22"/>
                  <w:szCs w:val="22"/>
                </w:rPr>
                <w:delText>hospitalisation</w:delText>
              </w:r>
            </w:del>
            <w:ins w:id="27" w:author="Clark Russell" w:date="2021-09-07T10:15:00Z">
              <w:r w:rsidR="003409D7">
                <w:rPr>
                  <w:rFonts w:asciiTheme="minorHAnsi" w:hAnsiTheme="minorHAnsi" w:cstheme="minorHAnsi"/>
                  <w:b/>
                  <w:sz w:val="22"/>
                  <w:szCs w:val="22"/>
                </w:rPr>
                <w:t>Covid episode</w:t>
              </w:r>
            </w:ins>
            <w:r w:rsidRPr="00401D8C">
              <w:rPr>
                <w:rFonts w:asciiTheme="minorHAnsi" w:hAnsiTheme="minorHAnsi" w:cstheme="minorHAnsi"/>
                <w:b/>
                <w:sz w:val="22"/>
                <w:szCs w:val="22"/>
              </w:rPr>
              <w:t>, did the patient</w:t>
            </w:r>
            <w:r w:rsidRPr="00401D8C">
              <w:rPr>
                <w:rFonts w:asciiTheme="minorHAnsi" w:eastAsia="SimSun" w:hAnsiTheme="minorHAnsi" w:cstheme="minorHAnsi"/>
                <w:b/>
                <w:sz w:val="22"/>
                <w:szCs w:val="22"/>
              </w:rPr>
              <w:t xml:space="preserve"> receive/undergo:</w:t>
            </w:r>
          </w:p>
        </w:tc>
      </w:tr>
      <w:tr w:rsidR="008E2776" w14:paraId="0F50ED10" w14:textId="77777777" w:rsidTr="008E2776">
        <w:tc>
          <w:tcPr>
            <w:tcW w:w="10768" w:type="dxa"/>
          </w:tcPr>
          <w:p w14:paraId="1D0355A9" w14:textId="4943D361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>ICU or High Dependency Unit admission?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>N/K           If YES, total duration: _________days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in ICU/HDU</w:t>
            </w:r>
          </w:p>
          <w:p w14:paraId="33344F01" w14:textId="77777777" w:rsidR="000F462E" w:rsidRPr="00401D8C" w:rsidRDefault="00010FB8" w:rsidP="000F462E">
            <w:pPr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If NO, </w:t>
            </w:r>
            <w:r w:rsidRPr="00401D8C">
              <w:rPr>
                <w:rFonts w:ascii="Segoe UI Symbol" w:eastAsia="MS Gothic" w:hAnsi="Segoe UI Symbol" w:cs="Segoe UI Symbol"/>
                <w:b/>
                <w:sz w:val="20"/>
                <w:szCs w:val="20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sz w:val="20"/>
                <w:szCs w:val="20"/>
              </w:rPr>
              <w:t xml:space="preserve">Not </w:t>
            </w:r>
            <w:proofErr w:type="gramStart"/>
            <w:r w:rsidRPr="00401D8C">
              <w:rPr>
                <w:rFonts w:asciiTheme="minorHAnsi" w:eastAsia="MS Gothic" w:hAnsiTheme="minorHAnsi" w:cstheme="minorHAnsi"/>
                <w:b/>
                <w:sz w:val="20"/>
                <w:szCs w:val="20"/>
              </w:rPr>
              <w:t xml:space="preserve">Indicated  </w:t>
            </w:r>
            <w:r w:rsidRPr="00401D8C">
              <w:rPr>
                <w:rFonts w:ascii="Segoe UI Symbol" w:eastAsia="MS Gothic" w:hAnsi="Segoe UI Symbol" w:cs="Segoe UI Symbol"/>
                <w:b/>
                <w:sz w:val="20"/>
                <w:szCs w:val="20"/>
              </w:rPr>
              <w:t>☐</w:t>
            </w:r>
            <w:proofErr w:type="gramEnd"/>
            <w:r w:rsidRPr="00401D8C">
              <w:rPr>
                <w:rFonts w:asciiTheme="minorHAnsi" w:eastAsia="MS Gothic" w:hAnsiTheme="minorHAnsi" w:cstheme="minorHAnsi"/>
                <w:b/>
                <w:sz w:val="20"/>
                <w:szCs w:val="20"/>
              </w:rPr>
              <w:t>Not appropriate</w:t>
            </w:r>
            <w:r w:rsidRPr="00401D8C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*                        </w:t>
            </w:r>
          </w:p>
          <w:p w14:paraId="4A111A7C" w14:textId="1645A031" w:rsidR="00010FB8" w:rsidRPr="00401D8C" w:rsidRDefault="000F462E" w:rsidP="000F462E">
            <w:pPr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</w:pPr>
            <w:r w:rsidRPr="00401D8C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>(</w:t>
            </w:r>
            <w:r w:rsidR="00010FB8" w:rsidRPr="00401D8C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>*</w:t>
            </w:r>
            <w:r w:rsidR="00010FB8" w:rsidRPr="00401D8C">
              <w:rPr>
                <w:rFonts w:asciiTheme="minorHAnsi" w:eastAsia="MS Gothic" w:hAnsiTheme="minorHAnsi" w:cstheme="minorHAnsi"/>
                <w:b/>
                <w:sz w:val="20"/>
                <w:szCs w:val="22"/>
              </w:rPr>
              <w:t>Advanced care plan/discussion documented in notes regarding not for escalation of care beyond ward</w:t>
            </w:r>
            <w:r w:rsidRPr="00401D8C">
              <w:rPr>
                <w:rFonts w:asciiTheme="minorHAnsi" w:eastAsia="MS Gothic" w:hAnsiTheme="minorHAnsi" w:cstheme="minorHAnsi"/>
                <w:b/>
                <w:sz w:val="20"/>
                <w:szCs w:val="22"/>
              </w:rPr>
              <w:t>)</w:t>
            </w:r>
          </w:p>
          <w:p w14:paraId="23F9E7DF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Date of ICU/HDU 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admission:[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_]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N/K</w:t>
            </w:r>
            <w:r w:rsidRPr="00401D8C">
              <w:rPr>
                <w:rFonts w:asciiTheme="minorHAnsi" w:hAnsiTheme="minorHAnsi" w:cstheme="minorHAnsi"/>
                <w:sz w:val="20"/>
                <w:szCs w:val="20"/>
                <w:u w:val="single"/>
                <w:shd w:val="clear" w:color="auto" w:fill="FFFFFF"/>
              </w:rPr>
              <w:t xml:space="preserve"> </w:t>
            </w:r>
          </w:p>
          <w:p w14:paraId="454127AF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ICU/HDU discharge date: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_] 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</w:t>
            </w:r>
          </w:p>
          <w:p w14:paraId="6F9C3DF6" w14:textId="77777777" w:rsidR="008E2776" w:rsidRPr="00401D8C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Any Oxygen 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therapy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  <w:shd w:val="clear" w:color="auto" w:fill="FFFFFF"/>
              </w:rPr>
              <w:t xml:space="preserve"> High-flow nasal canula?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</w:p>
          <w:p w14:paraId="5801FAF4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 xml:space="preserve">Non-invasive ventilation? </w:t>
            </w:r>
            <w:r w:rsidRPr="00401D8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>(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>e.g.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 xml:space="preserve"> BIPAP, CPAP)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N/K  </w:t>
            </w:r>
          </w:p>
          <w:p w14:paraId="5F0554C1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Invasive ventilation </w:t>
            </w:r>
            <w:r w:rsidRPr="00401D8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(Any intubation)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401D8C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          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  <w:u w:val="single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  <w:u w:val="single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  <w:u w:val="single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N/K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  If YES, total duration: _________days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6A916274" w14:textId="77777777" w:rsidR="008E2776" w:rsidRPr="00401D8C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             Prone Ventilation?                                 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N/K </w:t>
            </w:r>
          </w:p>
          <w:p w14:paraId="667ADD05" w14:textId="77777777" w:rsidR="008E2776" w:rsidRPr="00401D8C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             Inhaled Nitric Oxide?                             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127E03B4" w14:textId="77777777" w:rsidR="008E2776" w:rsidRPr="00401D8C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             Tracheostomy inserted?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      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0760BFAD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Extracorporeal (ECMO) support?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    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If YES, total duration: _________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days 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 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 xml:space="preserve"> </w:t>
            </w:r>
          </w:p>
          <w:p w14:paraId="25A5F491" w14:textId="77777777" w:rsidR="008E2776" w:rsidRPr="00401D8C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Renal replacement therapy (RRT) or dialysis?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N/K    </w:t>
            </w:r>
            <w:r w:rsidRPr="00401D8C">
              <w:rPr>
                <w:rFonts w:asciiTheme="minorHAnsi" w:hAnsiTheme="minorHAnsi" w:cstheme="minorHAnsi"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6AA4124D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shd w:val="clear" w:color="auto" w:fill="FFFFFF"/>
              </w:rPr>
            </w:pP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Inotropes/vasopressors?                                   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Start"/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proofErr w:type="gramEnd"/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N/K   </w:t>
            </w:r>
            <w:r w:rsidRPr="00401D8C">
              <w:rPr>
                <w:rFonts w:asciiTheme="minorHAnsi" w:hAnsiTheme="minorHAnsi" w:cstheme="minorHAnsi"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 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26C5DA35" w14:textId="7B3426FD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401D8C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Blood Group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(please check past as well as current medical record)</w:t>
            </w:r>
            <w:r w:rsidRPr="00401D8C">
              <w:rPr>
                <w:bCs/>
              </w:rPr>
              <w:t xml:space="preserve">:  </w:t>
            </w:r>
            <w:proofErr w:type="spellStart"/>
            <w:r w:rsidRPr="00401D8C">
              <w:rPr>
                <w:rFonts w:asciiTheme="minorHAnsi" w:hAnsiTheme="minorHAnsi" w:cstheme="minorHAnsi"/>
                <w:b/>
                <w:bCs/>
                <w:color w:val="000000"/>
              </w:rPr>
              <w:t>o</w:t>
            </w:r>
            <w:r w:rsidRPr="00401D8C">
              <w:rPr>
                <w:rFonts w:asciiTheme="minorHAnsi" w:hAnsiTheme="minorHAnsi" w:cstheme="minorHAnsi"/>
                <w:bCs/>
                <w:color w:val="000000" w:themeColor="text1"/>
              </w:rPr>
              <w:t>A</w:t>
            </w:r>
            <w:proofErr w:type="spellEnd"/>
            <w:r w:rsidRPr="00401D8C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  </w:t>
            </w:r>
            <w:proofErr w:type="spellStart"/>
            <w:r w:rsidRPr="00401D8C">
              <w:rPr>
                <w:rFonts w:asciiTheme="minorHAnsi" w:hAnsiTheme="minorHAnsi" w:cstheme="minorHAnsi"/>
                <w:b/>
                <w:bCs/>
                <w:color w:val="000000"/>
              </w:rPr>
              <w:t>o</w:t>
            </w:r>
            <w:r w:rsidRPr="00401D8C">
              <w:rPr>
                <w:rFonts w:asciiTheme="minorHAnsi" w:hAnsiTheme="minorHAnsi" w:cstheme="minorHAnsi"/>
                <w:bCs/>
                <w:color w:val="000000"/>
              </w:rPr>
              <w:t>B</w:t>
            </w:r>
            <w:proofErr w:type="spellEnd"/>
            <w:r w:rsidRPr="00401D8C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   </w:t>
            </w:r>
            <w:proofErr w:type="spellStart"/>
            <w:r w:rsidRPr="00401D8C">
              <w:rPr>
                <w:rFonts w:asciiTheme="minorHAnsi" w:hAnsiTheme="minorHAnsi" w:cstheme="minorHAnsi"/>
                <w:b/>
                <w:bCs/>
                <w:color w:val="000000"/>
              </w:rPr>
              <w:t>o</w:t>
            </w:r>
            <w:r w:rsidRPr="00401D8C">
              <w:rPr>
                <w:rFonts w:asciiTheme="minorHAnsi" w:hAnsiTheme="minorHAnsi" w:cstheme="minorHAnsi"/>
                <w:bCs/>
                <w:color w:val="000000"/>
              </w:rPr>
              <w:t>AB</w:t>
            </w:r>
            <w:proofErr w:type="spellEnd"/>
            <w:r w:rsidRPr="00401D8C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  </w:t>
            </w:r>
            <w:proofErr w:type="spellStart"/>
            <w:r w:rsidRPr="00401D8C">
              <w:rPr>
                <w:rFonts w:asciiTheme="minorHAnsi" w:hAnsiTheme="minorHAnsi" w:cstheme="minorHAnsi"/>
                <w:b/>
                <w:bCs/>
                <w:color w:val="000000"/>
              </w:rPr>
              <w:t>o</w:t>
            </w:r>
            <w:r w:rsidRPr="00401D8C">
              <w:rPr>
                <w:rFonts w:asciiTheme="minorHAnsi" w:hAnsiTheme="minorHAnsi" w:cstheme="minorHAnsi"/>
                <w:bCs/>
                <w:color w:val="000000"/>
              </w:rPr>
              <w:t>O</w:t>
            </w:r>
            <w:proofErr w:type="spellEnd"/>
            <w:r w:rsidRPr="00401D8C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  </w:t>
            </w:r>
            <w:proofErr w:type="spellStart"/>
            <w:r w:rsidRPr="00401D8C">
              <w:rPr>
                <w:rFonts w:asciiTheme="minorHAnsi" w:hAnsiTheme="minorHAnsi" w:cstheme="minorHAnsi"/>
                <w:b/>
                <w:bCs/>
                <w:color w:val="000000"/>
              </w:rPr>
              <w:t>o</w:t>
            </w:r>
            <w:r w:rsidRPr="00401D8C">
              <w:rPr>
                <w:rFonts w:asciiTheme="minorHAnsi" w:hAnsiTheme="minorHAnsi" w:cstheme="minorHAnsi"/>
                <w:bCs/>
                <w:color w:val="000000"/>
              </w:rPr>
              <w:t>N</w:t>
            </w:r>
            <w:proofErr w:type="spellEnd"/>
            <w:r w:rsidRPr="00401D8C">
              <w:rPr>
                <w:rFonts w:asciiTheme="minorHAnsi" w:hAnsiTheme="minorHAnsi" w:cstheme="minorHAnsi"/>
                <w:bCs/>
                <w:color w:val="000000"/>
              </w:rPr>
              <w:t>/</w:t>
            </w:r>
            <w:r w:rsidR="00CE6B5C" w:rsidRPr="00401D8C">
              <w:rPr>
                <w:rFonts w:asciiTheme="minorHAnsi" w:hAnsiTheme="minorHAnsi" w:cstheme="minorHAnsi"/>
                <w:bCs/>
                <w:color w:val="000000"/>
              </w:rPr>
              <w:t>K</w:t>
            </w:r>
          </w:p>
        </w:tc>
      </w:tr>
    </w:tbl>
    <w:p w14:paraId="7F77B6C3" w14:textId="77777777" w:rsidR="003056C1" w:rsidRDefault="003056C1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D98CB49" w14:textId="11CB3AD9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DF5B93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06A96C51" w14:textId="2CAD1B98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4"/>
        <w:gridCol w:w="2397"/>
        <w:gridCol w:w="3192"/>
        <w:gridCol w:w="2463"/>
      </w:tblGrid>
      <w:tr w:rsidR="008E2776" w14:paraId="327FED1B" w14:textId="77777777" w:rsidTr="008E2776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549D52D7" w14:textId="4B0644BB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20006">
              <w:rPr>
                <w:rFonts w:asciiTheme="minorHAnsi" w:hAnsiTheme="minorHAnsi" w:cstheme="minorHAnsi"/>
                <w:b/>
                <w:bCs/>
              </w:rPr>
              <w:t>COMPLICATIONS:</w:t>
            </w:r>
            <w:r w:rsidRPr="009E02A0">
              <w:rPr>
                <w:b/>
                <w:bCs/>
                <w:sz w:val="22"/>
                <w:szCs w:val="22"/>
              </w:rPr>
              <w:t xml:space="preserve"> </w:t>
            </w:r>
            <w:r w:rsidRPr="0062000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At any time during </w:t>
            </w:r>
            <w:del w:id="28" w:author="Clark Russell" w:date="2021-09-07T10:16:00Z">
              <w:r w:rsidRPr="00620006" w:rsidDel="003409D7">
                <w:rPr>
                  <w:rFonts w:asciiTheme="minorHAnsi" w:hAnsiTheme="minorHAnsi" w:cstheme="minorHAnsi"/>
                  <w:b/>
                  <w:bCs/>
                  <w:sz w:val="22"/>
                  <w:szCs w:val="22"/>
                </w:rPr>
                <w:delText xml:space="preserve">hospitalisation </w:delText>
              </w:r>
            </w:del>
            <w:ins w:id="29" w:author="Clark Russell" w:date="2021-09-07T10:16:00Z">
              <w:r w:rsidR="003409D7">
                <w:rPr>
                  <w:rFonts w:asciiTheme="minorHAnsi" w:hAnsiTheme="minorHAnsi" w:cstheme="minorHAnsi"/>
                  <w:b/>
                  <w:bCs/>
                  <w:sz w:val="22"/>
                  <w:szCs w:val="22"/>
                </w:rPr>
                <w:t>or after Covid episode</w:t>
              </w:r>
              <w:r w:rsidR="003409D7" w:rsidRPr="00620006">
                <w:rPr>
                  <w:rFonts w:asciiTheme="minorHAnsi" w:hAnsiTheme="minorHAnsi" w:cstheme="minorHAnsi"/>
                  <w:b/>
                  <w:bCs/>
                  <w:sz w:val="22"/>
                  <w:szCs w:val="22"/>
                </w:rPr>
                <w:t xml:space="preserve"> </w:t>
              </w:r>
            </w:ins>
            <w:r w:rsidRPr="0062000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did the patient </w:t>
            </w: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experience:</w:t>
            </w:r>
            <w:r w:rsidR="00F4378C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       </w:t>
            </w:r>
            <w:del w:id="30" w:author="Clark Russell" w:date="2021-09-07T10:16:00Z">
              <w:r w:rsidR="00F4378C" w:rsidRPr="00337C80" w:rsidDel="003409D7">
                <w:rPr>
                  <w:rFonts w:asciiTheme="minorHAnsi" w:hAnsiTheme="minorHAnsi" w:cstheme="minorHAnsi"/>
                  <w:b/>
                  <w:bCs/>
                  <w:sz w:val="22"/>
                  <w:szCs w:val="22"/>
                </w:rPr>
                <w:delText xml:space="preserve">  </w:delText>
              </w:r>
              <w:r w:rsidR="001411AD" w:rsidDel="003409D7">
                <w:rPr>
                  <w:rFonts w:asciiTheme="minorHAnsi" w:hAnsiTheme="minorHAnsi" w:cstheme="minorHAnsi"/>
                  <w:b/>
                  <w:bCs/>
                  <w:sz w:val="22"/>
                  <w:szCs w:val="22"/>
                </w:rPr>
                <w:delText xml:space="preserve">           </w:delText>
              </w:r>
              <w:r w:rsidR="00A74CFF" w:rsidDel="003409D7">
                <w:rPr>
                  <w:rFonts w:asciiTheme="minorHAnsi" w:hAnsiTheme="minorHAnsi" w:cstheme="minorHAnsi"/>
                  <w:b/>
                  <w:bCs/>
                  <w:sz w:val="22"/>
                  <w:szCs w:val="22"/>
                </w:rPr>
                <w:delText xml:space="preserve"> </w:delText>
              </w:r>
            </w:del>
            <w:r w:rsidR="00A74CF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</w:t>
            </w:r>
            <w:r w:rsidR="00F4378C" w:rsidRPr="00A74CF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complications </w:t>
            </w:r>
            <w:r w:rsidR="00F4378C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DA5C44" w14:paraId="13C2F967" w14:textId="77777777" w:rsidTr="00DA5C44">
        <w:tc>
          <w:tcPr>
            <w:tcW w:w="2594" w:type="dxa"/>
            <w:tcBorders>
              <w:bottom w:val="single" w:sz="4" w:space="0" w:color="auto"/>
            </w:tcBorders>
            <w:vAlign w:val="center"/>
          </w:tcPr>
          <w:p w14:paraId="70B7E6F8" w14:textId="3BAC77A6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Viral pneumonia</w:t>
            </w:r>
          </w:p>
        </w:tc>
        <w:tc>
          <w:tcPr>
            <w:tcW w:w="2397" w:type="dxa"/>
          </w:tcPr>
          <w:p w14:paraId="5A24A0D8" w14:textId="49BA7AD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tcBorders>
              <w:bottom w:val="single" w:sz="4" w:space="0" w:color="auto"/>
            </w:tcBorders>
            <w:vAlign w:val="center"/>
          </w:tcPr>
          <w:p w14:paraId="4A3B55E9" w14:textId="1AC8B245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A7219B">
              <w:rPr>
                <w:rFonts w:asciiTheme="minorHAnsi" w:hAnsiTheme="minorHAnsi" w:cstheme="minorHAnsi"/>
                <w:bCs/>
                <w:sz w:val="20"/>
                <w:szCs w:val="20"/>
              </w:rPr>
              <w:t>Cardiac ischemia</w:t>
            </w:r>
          </w:p>
        </w:tc>
        <w:tc>
          <w:tcPr>
            <w:tcW w:w="2463" w:type="dxa"/>
          </w:tcPr>
          <w:p w14:paraId="615BA482" w14:textId="6A2949EF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D992F59" w14:textId="77777777" w:rsidTr="00DA5C44">
        <w:tc>
          <w:tcPr>
            <w:tcW w:w="2594" w:type="dxa"/>
            <w:tcBorders>
              <w:bottom w:val="single" w:sz="4" w:space="0" w:color="auto"/>
            </w:tcBorders>
            <w:vAlign w:val="center"/>
          </w:tcPr>
          <w:p w14:paraId="39E6A6A8" w14:textId="6276FF42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Bacterial pneumonia</w:t>
            </w:r>
          </w:p>
        </w:tc>
        <w:tc>
          <w:tcPr>
            <w:tcW w:w="2397" w:type="dxa"/>
          </w:tcPr>
          <w:p w14:paraId="60944462" w14:textId="12078DC2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tcBorders>
              <w:bottom w:val="single" w:sz="4" w:space="0" w:color="auto"/>
            </w:tcBorders>
            <w:vAlign w:val="center"/>
          </w:tcPr>
          <w:p w14:paraId="33105D23" w14:textId="4D064AF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Cardiac arrest</w:t>
            </w:r>
          </w:p>
        </w:tc>
        <w:tc>
          <w:tcPr>
            <w:tcW w:w="2463" w:type="dxa"/>
          </w:tcPr>
          <w:p w14:paraId="15D1D305" w14:textId="74FB0811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65A1D125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68BA3C93" w14:textId="0A2B6CA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Respiratory Distress Syndrome</w:t>
            </w:r>
          </w:p>
        </w:tc>
        <w:tc>
          <w:tcPr>
            <w:tcW w:w="2397" w:type="dxa"/>
          </w:tcPr>
          <w:p w14:paraId="4BB2CC09" w14:textId="46D6046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254A600B" w14:textId="5D716C5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Bacteraemia</w:t>
            </w:r>
          </w:p>
        </w:tc>
        <w:tc>
          <w:tcPr>
            <w:tcW w:w="2463" w:type="dxa"/>
          </w:tcPr>
          <w:p w14:paraId="3153599E" w14:textId="4B2EE531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548F753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0BE174FA" w14:textId="3EF42F2A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Cryptogenic organizing pneumonia (COP)</w:t>
            </w:r>
          </w:p>
        </w:tc>
        <w:tc>
          <w:tcPr>
            <w:tcW w:w="2397" w:type="dxa"/>
          </w:tcPr>
          <w:p w14:paraId="635149F3" w14:textId="1B747EE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408ED2C8" w14:textId="611B619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Coagulation disorder / Disseminated Intravascular Coagulation</w:t>
            </w:r>
          </w:p>
        </w:tc>
        <w:tc>
          <w:tcPr>
            <w:tcW w:w="2463" w:type="dxa"/>
          </w:tcPr>
          <w:p w14:paraId="423924E3" w14:textId="1F08780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659D11F2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7B450357" w14:textId="38C238B2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Pneumothorax</w:t>
            </w:r>
          </w:p>
        </w:tc>
        <w:tc>
          <w:tcPr>
            <w:tcW w:w="2397" w:type="dxa"/>
          </w:tcPr>
          <w:p w14:paraId="219E18CB" w14:textId="5F34107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4929E4B5" w14:textId="22F2171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Deep vein thrombosis</w:t>
            </w:r>
          </w:p>
        </w:tc>
        <w:tc>
          <w:tcPr>
            <w:tcW w:w="2463" w:type="dxa"/>
          </w:tcPr>
          <w:p w14:paraId="6737E019" w14:textId="6433BA99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484F0251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55C65C36" w14:textId="0E05E7B9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Pleural effusion</w:t>
            </w:r>
          </w:p>
        </w:tc>
        <w:tc>
          <w:tcPr>
            <w:tcW w:w="2397" w:type="dxa"/>
          </w:tcPr>
          <w:p w14:paraId="35CC61A7" w14:textId="6B68B52A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7CCB1BEE" w14:textId="2F8A6ABB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Pulmonary thromboembolism</w:t>
            </w:r>
          </w:p>
        </w:tc>
        <w:tc>
          <w:tcPr>
            <w:tcW w:w="2463" w:type="dxa"/>
          </w:tcPr>
          <w:p w14:paraId="16FB789E" w14:textId="4DD2E779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77D1CA97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1A18AAC1" w14:textId="13975CA2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Bronchiolitis</w:t>
            </w:r>
          </w:p>
        </w:tc>
        <w:tc>
          <w:tcPr>
            <w:tcW w:w="2397" w:type="dxa"/>
          </w:tcPr>
          <w:p w14:paraId="3F5B72F9" w14:textId="2AFB09D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32569186" w14:textId="2F06E081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Anaemia</w:t>
            </w:r>
          </w:p>
        </w:tc>
        <w:tc>
          <w:tcPr>
            <w:tcW w:w="2463" w:type="dxa"/>
          </w:tcPr>
          <w:p w14:paraId="3E199E11" w14:textId="46D4818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0D9CD286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2ED61DB1" w14:textId="30C95DB6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Meningitis / Encephalitis</w:t>
            </w:r>
          </w:p>
        </w:tc>
        <w:tc>
          <w:tcPr>
            <w:tcW w:w="2397" w:type="dxa"/>
          </w:tcPr>
          <w:p w14:paraId="673DC912" w14:textId="7BB5411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4857931A" w14:textId="617AA1E3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Rhabdomyolysis / Myositis</w:t>
            </w:r>
          </w:p>
        </w:tc>
        <w:tc>
          <w:tcPr>
            <w:tcW w:w="2463" w:type="dxa"/>
          </w:tcPr>
          <w:p w14:paraId="62B324EF" w14:textId="65147235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6E77277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54450F28" w14:textId="381CE51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Seizure</w:t>
            </w:r>
          </w:p>
        </w:tc>
        <w:tc>
          <w:tcPr>
            <w:tcW w:w="2397" w:type="dxa"/>
          </w:tcPr>
          <w:p w14:paraId="78635F5F" w14:textId="738DF959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174ECAA8" w14:textId="5C6E572F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renal injury/acute renal failure</w:t>
            </w:r>
          </w:p>
        </w:tc>
        <w:tc>
          <w:tcPr>
            <w:tcW w:w="2463" w:type="dxa"/>
          </w:tcPr>
          <w:p w14:paraId="44C14E58" w14:textId="3518FD9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0514BF59" w14:textId="77777777" w:rsidTr="00DA5C44">
        <w:tc>
          <w:tcPr>
            <w:tcW w:w="259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1F19AB" w14:textId="478C576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Stroke / Cerebrovascular accident</w:t>
            </w:r>
          </w:p>
        </w:tc>
        <w:tc>
          <w:tcPr>
            <w:tcW w:w="2397" w:type="dxa"/>
          </w:tcPr>
          <w:p w14:paraId="1C28982E" w14:textId="28A3B2F6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C62D521" w14:textId="1AC61C2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Gastrointestinal haemorrhage</w:t>
            </w:r>
          </w:p>
        </w:tc>
        <w:tc>
          <w:tcPr>
            <w:tcW w:w="2463" w:type="dxa"/>
          </w:tcPr>
          <w:p w14:paraId="56974A93" w14:textId="5BB134AF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0E54A646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07FD79ED" w14:textId="6E01D3E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Other neurological complication</w:t>
            </w:r>
          </w:p>
        </w:tc>
        <w:tc>
          <w:tcPr>
            <w:tcW w:w="2397" w:type="dxa"/>
          </w:tcPr>
          <w:p w14:paraId="223B1C3E" w14:textId="2B1542F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50B73144" w14:textId="383EF21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Pancreatitis</w:t>
            </w:r>
          </w:p>
        </w:tc>
        <w:tc>
          <w:tcPr>
            <w:tcW w:w="2463" w:type="dxa"/>
          </w:tcPr>
          <w:p w14:paraId="1EE9E721" w14:textId="325006A2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6FE004D1" w14:textId="77777777" w:rsidTr="006228EC">
        <w:tc>
          <w:tcPr>
            <w:tcW w:w="2594" w:type="dxa"/>
            <w:shd w:val="clear" w:color="auto" w:fill="FFFFFF" w:themeFill="background1"/>
            <w:vAlign w:val="center"/>
          </w:tcPr>
          <w:p w14:paraId="607B7144" w14:textId="572BE5D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Congestive heart failure</w:t>
            </w:r>
          </w:p>
        </w:tc>
        <w:tc>
          <w:tcPr>
            <w:tcW w:w="2397" w:type="dxa"/>
          </w:tcPr>
          <w:p w14:paraId="7AB5337D" w14:textId="69B5B42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148530EF" w14:textId="431B399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Liver dysfunction</w:t>
            </w:r>
          </w:p>
        </w:tc>
        <w:tc>
          <w:tcPr>
            <w:tcW w:w="2463" w:type="dxa"/>
          </w:tcPr>
          <w:p w14:paraId="54B2F14D" w14:textId="4286E77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6A02A4F5" w14:textId="77777777" w:rsidTr="006228EC">
        <w:tc>
          <w:tcPr>
            <w:tcW w:w="2594" w:type="dxa"/>
            <w:shd w:val="clear" w:color="auto" w:fill="FFFFFF" w:themeFill="background1"/>
            <w:vAlign w:val="center"/>
          </w:tcPr>
          <w:p w14:paraId="0025AAB5" w14:textId="4A1D528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Endocarditis</w:t>
            </w:r>
          </w:p>
        </w:tc>
        <w:tc>
          <w:tcPr>
            <w:tcW w:w="2397" w:type="dxa"/>
          </w:tcPr>
          <w:p w14:paraId="4012A112" w14:textId="7ACDE4A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</w:tcPr>
          <w:p w14:paraId="25B9F5AD" w14:textId="4C6990D3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  <w:shd w:val="clear" w:color="auto" w:fill="FFFFFF" w:themeFill="background1"/>
              </w:rPr>
              <w:t>Hyperglycaemia</w:t>
            </w:r>
          </w:p>
        </w:tc>
        <w:tc>
          <w:tcPr>
            <w:tcW w:w="2463" w:type="dxa"/>
          </w:tcPr>
          <w:p w14:paraId="6A12B04F" w14:textId="27D3913A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A7FD08B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027F382E" w14:textId="61F3F4AF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Myocarditis/Pericarditis</w:t>
            </w:r>
          </w:p>
        </w:tc>
        <w:tc>
          <w:tcPr>
            <w:tcW w:w="2397" w:type="dxa"/>
          </w:tcPr>
          <w:p w14:paraId="659AE2C6" w14:textId="47C9F7B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01FAAA44" w14:textId="48BD2D6E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  <w:shd w:val="clear" w:color="auto" w:fill="FFFFFF" w:themeFill="background1"/>
              </w:rPr>
              <w:t xml:space="preserve">Hypoglycaemia </w:t>
            </w:r>
          </w:p>
        </w:tc>
        <w:tc>
          <w:tcPr>
            <w:tcW w:w="2463" w:type="dxa"/>
          </w:tcPr>
          <w:p w14:paraId="08629F24" w14:textId="1A666B94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182857D" w14:textId="77777777" w:rsidTr="006228EC">
        <w:tc>
          <w:tcPr>
            <w:tcW w:w="2594" w:type="dxa"/>
            <w:shd w:val="clear" w:color="auto" w:fill="FFFFFF" w:themeFill="background1"/>
            <w:vAlign w:val="center"/>
          </w:tcPr>
          <w:p w14:paraId="1193A182" w14:textId="66FED023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Cardiomyopathy</w:t>
            </w:r>
          </w:p>
        </w:tc>
        <w:tc>
          <w:tcPr>
            <w:tcW w:w="2397" w:type="dxa"/>
          </w:tcPr>
          <w:p w14:paraId="67A7A58E" w14:textId="2A311CE5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vAlign w:val="center"/>
          </w:tcPr>
          <w:p w14:paraId="1EDA49CA" w14:textId="51881113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Other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, if yes specify below</w:t>
            </w:r>
          </w:p>
        </w:tc>
        <w:tc>
          <w:tcPr>
            <w:tcW w:w="2463" w:type="dxa"/>
          </w:tcPr>
          <w:p w14:paraId="4EFC562B" w14:textId="21E75949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7F1D44D3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3D43F57F" w14:textId="61009269" w:rsidR="00DA5C44" w:rsidRPr="0004205A" w:rsidRDefault="00DA5C44" w:rsidP="00DA5C44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Cardiac arrhythmia </w:t>
            </w:r>
          </w:p>
        </w:tc>
        <w:tc>
          <w:tcPr>
            <w:tcW w:w="2397" w:type="dxa"/>
          </w:tcPr>
          <w:p w14:paraId="732DF0E9" w14:textId="6DFDC0BA" w:rsidR="00DA5C44" w:rsidRPr="00981A87" w:rsidRDefault="00DA5C44" w:rsidP="00DA5C44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5655" w:type="dxa"/>
            <w:gridSpan w:val="2"/>
          </w:tcPr>
          <w:p w14:paraId="44800A70" w14:textId="2B7DF88A" w:rsidR="00DA5C44" w:rsidRPr="00620006" w:rsidRDefault="00DA5C44" w:rsidP="00DA5C44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Other:</w:t>
            </w:r>
          </w:p>
        </w:tc>
      </w:tr>
    </w:tbl>
    <w:p w14:paraId="08086A97" w14:textId="77777777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Y="57"/>
        <w:tblW w:w="1062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622"/>
      </w:tblGrid>
      <w:tr w:rsidR="008E2776" w:rsidRPr="008E2776" w14:paraId="5D5F7B98" w14:textId="77777777" w:rsidTr="00CE6B5C">
        <w:trPr>
          <w:trHeight w:val="18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7151776D" w14:textId="77777777" w:rsidR="008E2776" w:rsidRPr="008E2776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</w:rPr>
              <w:t xml:space="preserve">STUDY PARTICIPATION </w:t>
            </w:r>
            <w:r w:rsidRPr="008E277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8E2776" w14:paraId="1AC8A1E3" w14:textId="77777777" w:rsidTr="00CE6B5C">
        <w:trPr>
          <w:trHeight w:val="4580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3155EBF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Is / Has the participant being/ been recruited to a trial or multi-centre study during the period of their current illness (including initiation in the community and hospital)? 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</w:p>
          <w:p w14:paraId="55E087C6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21C58E39" w14:textId="2727F576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32EDEBA3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6C759844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765F508D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41A22822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</w:p>
          <w:p w14:paraId="04EA8462" w14:textId="026B6793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33E569E3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031BEB7B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61258222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76FE31E2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</w:p>
          <w:p w14:paraId="10CCB2A6" w14:textId="27AD471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17EE5469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2D290C46" w14:textId="77777777" w:rsidR="008E2776" w:rsidRPr="008E2776" w:rsidRDefault="008E2776" w:rsidP="008E2776">
            <w:pPr>
              <w:rPr>
                <w:rFonts w:ascii="Calibri" w:hAnsi="Calibri"/>
                <w:szCs w:val="21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Study Participant ID ______________________</w:t>
            </w:r>
          </w:p>
        </w:tc>
      </w:tr>
    </w:tbl>
    <w:p w14:paraId="7610A681" w14:textId="1A744B31" w:rsidR="001E7F65" w:rsidRDefault="001E7F65" w:rsidP="0001510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A756818" w14:textId="052763FF" w:rsidR="00CE3A91" w:rsidRDefault="00CE3A91" w:rsidP="0001510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333EA1A" w14:textId="09A8D7B1" w:rsidR="00CE3A91" w:rsidRDefault="00CE3A91" w:rsidP="0001510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2D675886" w14:textId="70BBE17F" w:rsidR="00CE3A91" w:rsidRDefault="00CE3A91" w:rsidP="0001510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2C6B6A6" w14:textId="77777777" w:rsidR="00CE3A91" w:rsidRDefault="00CE3A91" w:rsidP="00015102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874"/>
        <w:tblW w:w="10910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910"/>
      </w:tblGrid>
      <w:tr w:rsidR="00CE3A91" w:rsidRPr="005E4104" w14:paraId="494AF4DB" w14:textId="77777777" w:rsidTr="00F46CCE">
        <w:trPr>
          <w:trHeight w:hRule="exact" w:val="385"/>
        </w:trPr>
        <w:tc>
          <w:tcPr>
            <w:tcW w:w="10910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69DAB8B3" w14:textId="0D6C0D37" w:rsidR="00CE3A91" w:rsidRPr="00F46CCE" w:rsidRDefault="00CE3A91" w:rsidP="00CE3A91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</w:pPr>
            <w:r w:rsidRPr="00F46CCE">
              <w:rPr>
                <w:rFonts w:asciiTheme="minorHAnsi" w:hAnsiTheme="minorHAnsi" w:cstheme="minorHAnsi"/>
                <w:b/>
                <w:bCs/>
                <w:u w:val="single"/>
              </w:rPr>
              <w:lastRenderedPageBreak/>
              <w:t>PREGNANCY OUTCOME</w:t>
            </w:r>
            <w:r>
              <w:rPr>
                <w:rFonts w:asciiTheme="minorHAnsi" w:hAnsiTheme="minorHAnsi" w:cstheme="minorHAnsi"/>
                <w:b/>
                <w:bCs/>
                <w:u w:val="single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bCs/>
              </w:rPr>
              <w:t>If delivered during admission, pleas</w:t>
            </w:r>
            <w:r w:rsidR="00FE095E">
              <w:rPr>
                <w:rFonts w:asciiTheme="minorHAnsi" w:hAnsiTheme="minorHAnsi" w:cstheme="minorHAnsi"/>
                <w:b/>
                <w:bCs/>
              </w:rPr>
              <w:t>e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confirm: </w:t>
            </w:r>
            <w:r w:rsidRPr="00F46CCE"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  <w:t xml:space="preserve">  </w:t>
            </w:r>
          </w:p>
          <w:p w14:paraId="06EC8EB0" w14:textId="77777777" w:rsidR="00CE3A91" w:rsidRPr="005E4104" w:rsidRDefault="00CE3A91" w:rsidP="00CE3A91">
            <w:pPr>
              <w:tabs>
                <w:tab w:val="left" w:pos="5956"/>
              </w:tabs>
              <w:spacing w:line="360" w:lineRule="auto"/>
              <w:rPr>
                <w:bCs/>
                <w:i/>
                <w:sz w:val="16"/>
                <w:szCs w:val="16"/>
              </w:rPr>
            </w:pPr>
          </w:p>
          <w:p w14:paraId="3C2A9961" w14:textId="77777777" w:rsidR="00CE3A91" w:rsidRPr="005E4104" w:rsidRDefault="00CE3A91" w:rsidP="00CE3A91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5E4104">
              <w:rPr>
                <w:bCs/>
                <w:i/>
                <w:sz w:val="16"/>
                <w:szCs w:val="16"/>
              </w:rPr>
              <w:t xml:space="preserve">                           </w:t>
            </w:r>
          </w:p>
        </w:tc>
      </w:tr>
      <w:tr w:rsidR="00CE3A91" w:rsidRPr="005E4104" w14:paraId="22C3B37C" w14:textId="77777777" w:rsidTr="00F46CCE">
        <w:trPr>
          <w:trHeight w:val="1569"/>
        </w:trPr>
        <w:tc>
          <w:tcPr>
            <w:tcW w:w="10910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61EA0F13" w14:textId="6A6E2673" w:rsidR="00CE3A91" w:rsidRPr="00B04B8F" w:rsidRDefault="00CE3A91" w:rsidP="00CE3A91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POST PARTUM (within six weeks of delivery)?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or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</w:p>
          <w:p w14:paraId="6B51419D" w14:textId="77777777" w:rsidR="00CE3A91" w:rsidRPr="00B04B8F" w:rsidRDefault="00CE3A91" w:rsidP="00CE3A91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Pregnancy Outcome: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Live birth  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Still birth                Delivery date: 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274F0B97" w14:textId="77777777" w:rsidR="00CE3A91" w:rsidRPr="00B04B8F" w:rsidRDefault="00CE3A91" w:rsidP="00CE3A91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Has infant(s) been tested for Mother’s infection?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  If YES: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Positive </w:t>
            </w:r>
            <w:r w:rsidRPr="00B04B8F">
              <w:rPr>
                <w:rFonts w:ascii="Segoe UI Symbol" w:hAnsi="Segoe UI Symbol" w:cs="Segoe UI Symbol"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</w:p>
          <w:p w14:paraId="1E7C5488" w14:textId="77777777" w:rsidR="00CE3A91" w:rsidRPr="004C1D8C" w:rsidRDefault="00CE3A91" w:rsidP="00CE3A91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IF POSITIVE PLEASE COMPLETE A SEPARATE CASE REPORT FORM FOR THE INFANT(s)</w:t>
            </w:r>
          </w:p>
        </w:tc>
      </w:tr>
    </w:tbl>
    <w:p w14:paraId="1C768735" w14:textId="3C9D4058" w:rsidR="00163BFD" w:rsidRDefault="00CE3A91" w:rsidP="00EE3B1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2EDC0448" w14:textId="3C344636" w:rsidR="001E7F65" w:rsidRPr="008E2776" w:rsidRDefault="001E7F65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Y="301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8E2776" w14:paraId="6EEC5164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7E53C653" w14:textId="5A634AE7" w:rsidR="008E2776" w:rsidRPr="00962E2A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="00962E2A" w:rsidRPr="00962E2A">
              <w:rPr>
                <w:rFonts w:asciiTheme="minorHAnsi" w:hAnsiTheme="minorHAnsi" w:cstheme="minorHAnsi"/>
                <w:b/>
                <w:bCs/>
              </w:rPr>
              <w:t xml:space="preserve">OUTCOME: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(complete at discharge, transfer death or </w:t>
            </w:r>
            <w:r w:rsidR="00513350" w:rsidRPr="00962E2A">
              <w:rPr>
                <w:rFonts w:asciiTheme="minorHAnsi" w:hAnsiTheme="minorHAnsi" w:cstheme="minorHAnsi"/>
                <w:b/>
                <w:bCs/>
              </w:rPr>
              <w:t>DAY 28</w:t>
            </w:r>
            <w:r w:rsidR="00794DC7">
              <w:rPr>
                <w:rFonts w:asciiTheme="minorHAnsi" w:hAnsiTheme="minorHAnsi" w:cstheme="minorHAnsi"/>
                <w:b/>
                <w:bCs/>
              </w:rPr>
              <w:t xml:space="preserve">,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whichever occurs first) </w:t>
            </w:r>
          </w:p>
        </w:tc>
      </w:tr>
      <w:tr w:rsidR="008E2776" w:rsidRPr="008E2776" w14:paraId="70655F67" w14:textId="77777777" w:rsidTr="005C61DE">
        <w:trPr>
          <w:trHeight w:val="4440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AFB5140" w14:textId="77777777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Outcome: </w:t>
            </w:r>
            <w:r w:rsidRPr="00401D8C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Discharged alive expected to survive   </w:t>
            </w:r>
          </w:p>
          <w:p w14:paraId="1669020F" w14:textId="77777777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="Segoe UI Symbol" w:eastAsia="MS Gothic" w:hAnsi="Segoe UI Symbol" w:cstheme="minorHAnsi"/>
                <w:b/>
                <w:color w:val="000000"/>
                <w:sz w:val="22"/>
                <w:szCs w:val="22"/>
              </w:rPr>
              <w:t xml:space="preserve">                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Hospitalisation = Remains in Hospital ≥ Day 28 after symptom onset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</w:p>
          <w:p w14:paraId="5580AC06" w14:textId="77777777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- if so  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 xml:space="preserve">      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Ongoing health care needs relating to this admission for COVID-19</w:t>
            </w:r>
          </w:p>
          <w:p w14:paraId="44545352" w14:textId="5535414D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 OR</w:t>
            </w:r>
          </w:p>
          <w:p w14:paraId="7716F844" w14:textId="7FB84CDA" w:rsidR="00960FF2" w:rsidRPr="00401D8C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 xml:space="preserve">                                              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Ongoing health care needs NOT related to COVID episode</w:t>
            </w:r>
          </w:p>
          <w:p w14:paraId="5C6936D6" w14:textId="2DDB1953" w:rsidR="00960FF2" w:rsidRPr="00401D8C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 OR</w:t>
            </w:r>
          </w:p>
          <w:p w14:paraId="720D5544" w14:textId="77777777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 xml:space="preserve">                                              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Medically fit for discharge (COVID-19 resolved) but remains in hospital for other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                                       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reason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(</w:t>
            </w:r>
            <w:proofErr w:type="gramStart"/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e.g.</w:t>
            </w:r>
            <w:proofErr w:type="gramEnd"/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awaiting suitable care in community, resident in long term health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                                       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care or mental health facility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>)</w:t>
            </w:r>
          </w:p>
          <w:p w14:paraId="048D01CD" w14:textId="77777777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Transfer to other facility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Palliative discharge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Death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N/K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</w:t>
            </w:r>
          </w:p>
          <w:p w14:paraId="308ABEC2" w14:textId="4D73DE1E" w:rsidR="008E2776" w:rsidRPr="008E2776" w:rsidRDefault="008E2776" w:rsidP="008E2776">
            <w:pPr>
              <w:spacing w:before="120"/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401D8C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>Outcome date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: 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_]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N/K</w:t>
            </w:r>
          </w:p>
          <w:p w14:paraId="55C4F589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If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Discharged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alive: </w:t>
            </w:r>
          </w:p>
          <w:p w14:paraId="000C798A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Ability to self-care at discharge versus before illness: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before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illness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Worse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Better  </w:t>
            </w:r>
            <w:r w:rsidRPr="008E2776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N/K              </w:t>
            </w:r>
          </w:p>
          <w:p w14:paraId="799F64C4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Discharged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alive: Post-discharge treatment:  </w:t>
            </w:r>
          </w:p>
          <w:p w14:paraId="72E9B7E6" w14:textId="77777777" w:rsidR="008E2776" w:rsidRPr="008E2776" w:rsidRDefault="008E2776" w:rsidP="008E2776">
            <w:pPr>
              <w:shd w:val="clear" w:color="auto" w:fill="FFFFFF" w:themeFill="background1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                                 Oxygen therapy?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0B40F469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Facility name: _____________________________________________________     </w:t>
            </w:r>
            <w:r w:rsidRPr="008E2776">
              <w:rPr>
                <w:rFonts w:asciiTheme="minorHAnsi" w:eastAsia="SimSun" w:hAnsiTheme="minorHAnsi" w:cstheme="minorHAnsi"/>
                <w:sz w:val="20"/>
                <w:szCs w:val="20"/>
              </w:rPr>
              <w:t xml:space="preserve">    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55ED0B61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Is the transfer facility a study site?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YES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</w:t>
            </w:r>
          </w:p>
          <w:p w14:paraId="01DA5AAA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a Study Site: Participant ID # at new facility: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above   </w:t>
            </w:r>
          </w:p>
          <w:p w14:paraId="30D4D7BE" w14:textId="77777777" w:rsidR="008E2776" w:rsidRPr="008E2776" w:rsidRDefault="008E2776" w:rsidP="008E2776">
            <w:pPr>
              <w:spacing w:before="120"/>
              <w:rPr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Different: [__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_][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___][___][___][___]- [___][___][___][___]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</w:tc>
      </w:tr>
    </w:tbl>
    <w:p w14:paraId="7DF32E2C" w14:textId="48AA3FD5" w:rsidR="00333EA7" w:rsidRDefault="00333EA7" w:rsidP="00DE1F8E">
      <w:pPr>
        <w:rPr>
          <w:rFonts w:asciiTheme="minorHAnsi" w:hAnsiTheme="minorHAnsi" w:cstheme="minorHAnsi"/>
          <w:sz w:val="28"/>
          <w:szCs w:val="28"/>
        </w:rPr>
      </w:pPr>
    </w:p>
    <w:p w14:paraId="465F9B08" w14:textId="2AAEBA6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0C31C96D" w14:textId="2DBE9B7E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045FF809" w14:textId="19628E36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74F66596" w14:textId="67BD43C3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62DD8DA5" w14:textId="365AB02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50249BCA" w14:textId="2349D33B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62394F6E" w14:textId="5F353E8E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5F800575" w14:textId="2E3D5C15" w:rsidR="001A3539" w:rsidRDefault="001A3539" w:rsidP="008E2776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14:paraId="03025525" w14:textId="77777777" w:rsidR="00794DC7" w:rsidRDefault="00794DC7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CA7AD01" w14:textId="77777777" w:rsidR="008E2776" w:rsidRPr="005E4104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5E4104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>WHO Clinical Characterisation Protocol for Severe Emerging Infections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UK</w:t>
      </w:r>
    </w:p>
    <w:p w14:paraId="57A4D05C" w14:textId="77777777" w:rsidR="008E2776" w:rsidRDefault="008E2776" w:rsidP="008E2776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WITHDRAWAL FORM                                                                                                       Page 1 of 1</w:t>
      </w:r>
    </w:p>
    <w:tbl>
      <w:tblPr>
        <w:tblpPr w:leftFromText="180" w:rightFromText="180" w:vertAnchor="text" w:horzAnchor="margin" w:tblpY="514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5E4104" w14:paraId="17F5AB9B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68DA40D2" w14:textId="77777777" w:rsidR="008E2776" w:rsidRPr="00620006" w:rsidRDefault="008E2776" w:rsidP="005C61DE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5E4104">
              <w:br w:type="page"/>
            </w:r>
            <w:r w:rsidRPr="005E4104">
              <w:rPr>
                <w:b/>
                <w:bCs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WITHDRAWAL </w:t>
            </w:r>
            <w:r w:rsidRPr="0062000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5E4104" w14:paraId="237F02F8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6C521B0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  <w:r w:rsidRPr="00E83FD0">
              <w:rPr>
                <w:rFonts w:asciiTheme="minorHAnsi" w:hAnsiTheme="minorHAnsi" w:cstheme="minorHAnsi"/>
                <w:bCs/>
                <w:sz w:val="22"/>
                <w:szCs w:val="22"/>
              </w:rPr>
              <w:t>Date of withdrawal: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 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</w:t>
            </w:r>
            <w:proofErr w:type="gramEnd"/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</w:t>
            </w:r>
            <w:r w:rsidRPr="0062000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620006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N/K</w:t>
            </w:r>
          </w:p>
          <w:p w14:paraId="13AA489D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</w:p>
          <w:p w14:paraId="06B06330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 w:rsidRPr="000F45E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Type of withdrawal: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Withdrawal from samples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only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Other  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Please</w:t>
            </w:r>
            <w:proofErr w:type="gramEnd"/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specify: ______________________________</w:t>
            </w:r>
          </w:p>
          <w:p w14:paraId="37D9EC19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</w:p>
          <w:p w14:paraId="3E4355BF" w14:textId="77777777" w:rsidR="008E2776" w:rsidRPr="000F45EC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Reason for withdrawal: _____________________________________________________________________________</w:t>
            </w:r>
          </w:p>
          <w:p w14:paraId="383D51FC" w14:textId="77777777" w:rsidR="008E2776" w:rsidRPr="005E4104" w:rsidRDefault="008E2776" w:rsidP="005C61DE">
            <w:pPr>
              <w:spacing w:before="120"/>
              <w:rPr>
                <w:bCs/>
                <w:sz w:val="20"/>
                <w:szCs w:val="20"/>
              </w:rPr>
            </w:pPr>
          </w:p>
        </w:tc>
      </w:tr>
    </w:tbl>
    <w:p w14:paraId="350E5209" w14:textId="6779852B" w:rsid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BF6BB2E" w14:textId="16B1CFD6" w:rsidR="004E52CC" w:rsidRDefault="004E52CC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E7EFF56" w14:textId="291661BB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AB01474" w14:textId="300D97F5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48B6879" w14:textId="4333B4F6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1B21464" w14:textId="17C4FDB2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B45666F" w14:textId="3077A92F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9A24976" w14:textId="61E92874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8C1DC42" w14:textId="502B9BF4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40AC086" w14:textId="1B88A934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4CFDF2B" w14:textId="15B16611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1A54DCD" w14:textId="4DA69115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A18A3C8" w14:textId="6E4FD844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82893C8" w14:textId="17BA0280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5FEADBC" w14:textId="265BD8D8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C9A9E40" w14:textId="42B5D78A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51A9E40" w14:textId="7935E446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3834845" w14:textId="7E7835D6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4B64A7A" w14:textId="40540E5A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3B758FA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2EFCEE3" w14:textId="77777777" w:rsidR="00773620" w:rsidRPr="00337C80" w:rsidRDefault="004E52CC" w:rsidP="00773620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337C80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 WHO Clinical Characterisation Protocol for Severe Emerging Infections UK</w:t>
      </w:r>
    </w:p>
    <w:p w14:paraId="5694CEF7" w14:textId="3FA9E021" w:rsidR="004E52CC" w:rsidRPr="00337C80" w:rsidRDefault="00773620" w:rsidP="00773620">
      <w:pPr>
        <w:rPr>
          <w:rFonts w:asciiTheme="minorHAnsi" w:hAnsiTheme="minorHAnsi" w:cstheme="minorHAnsi"/>
          <w:b/>
          <w:iCs/>
          <w:sz w:val="28"/>
          <w:szCs w:val="28"/>
        </w:rPr>
      </w:pPr>
      <w:r w:rsidRPr="00337C80">
        <w:rPr>
          <w:rFonts w:asciiTheme="minorHAnsi" w:hAnsiTheme="minorHAnsi" w:cstheme="minorHAnsi"/>
          <w:b/>
          <w:iCs/>
          <w:sz w:val="28"/>
          <w:szCs w:val="28"/>
        </w:rPr>
        <w:t xml:space="preserve">Convalescent Sample                                                                                                            </w:t>
      </w:r>
      <w:r w:rsidR="004E52CC" w:rsidRPr="00337C80">
        <w:rPr>
          <w:rFonts w:asciiTheme="minorHAnsi" w:hAnsiTheme="minorHAnsi" w:cstheme="minorHAnsi"/>
          <w:b/>
          <w:bCs/>
          <w:sz w:val="28"/>
          <w:szCs w:val="28"/>
        </w:rPr>
        <w:t>Page 1 of 1</w:t>
      </w:r>
    </w:p>
    <w:p w14:paraId="41E0CF3D" w14:textId="38AB5E6C" w:rsidR="004E52CC" w:rsidRPr="00337C80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899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773620" w:rsidRPr="00337C80" w14:paraId="5A2B4709" w14:textId="77777777" w:rsidTr="00773620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6FEFB623" w14:textId="77777777" w:rsidR="00773620" w:rsidRPr="00337C80" w:rsidRDefault="00773620" w:rsidP="00773620">
            <w:pPr>
              <w:tabs>
                <w:tab w:val="left" w:pos="5956"/>
              </w:tabs>
              <w:spacing w:before="80" w:line="276" w:lineRule="auto"/>
              <w:ind w:right="-154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 w:rsidRPr="00337C8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 w:rsidRPr="00337C80"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773620" w:rsidRPr="005E4104" w14:paraId="0EFA294B" w14:textId="77777777" w:rsidTr="00773620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49511AE1" w14:textId="01F6A98E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Was a convalescent sample obtained? </w:t>
            </w:r>
          </w:p>
          <w:p w14:paraId="4781182F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3E8992E0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3ED46002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74741540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Date sample obtained: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24602100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16DED472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7D88CBEA" w14:textId="77777777" w:rsidR="00773620" w:rsidRPr="00337C80" w:rsidRDefault="00773620" w:rsidP="00773620">
            <w:pPr>
              <w:spacing w:before="60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337C80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 xml:space="preserve">KIT </w:t>
            </w:r>
            <w:proofErr w:type="gramStart"/>
            <w:r w:rsidRPr="00337C80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NUMBER</w:t>
            </w:r>
            <w:r w:rsidRPr="00337C80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[</w:t>
            </w:r>
            <w:proofErr w:type="gramEnd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_C_] [_C_] [_P_] [_ _] [_ _][_ _][_ _][_ _]     </w:t>
            </w:r>
          </w:p>
          <w:p w14:paraId="0403BA2F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</w:p>
          <w:p w14:paraId="1E0A5F63" w14:textId="77777777" w:rsidR="00773620" w:rsidRPr="000A5AE8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</w:t>
            </w:r>
            <w:proofErr w:type="gramEnd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  </w:t>
            </w:r>
          </w:p>
        </w:tc>
      </w:tr>
    </w:tbl>
    <w:p w14:paraId="21522D0D" w14:textId="77777777" w:rsidR="004E52CC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2C81AB2" w14:textId="7A5A8229" w:rsidR="004E52CC" w:rsidRDefault="004E52CC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D405BB9" w14:textId="77777777" w:rsidR="004E52CC" w:rsidRPr="008E2776" w:rsidRDefault="004E52CC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sectPr w:rsidR="004E52CC" w:rsidRPr="008E2776" w:rsidSect="00CF6F50">
      <w:pgSz w:w="11894" w:h="16834"/>
      <w:pgMar w:top="360" w:right="619" w:bottom="806" w:left="619" w:header="567" w:footer="5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F9632" w14:textId="77777777" w:rsidR="00E34FBA" w:rsidRDefault="00E34FBA" w:rsidP="00B96B56">
      <w:r>
        <w:separator/>
      </w:r>
    </w:p>
  </w:endnote>
  <w:endnote w:type="continuationSeparator" w:id="0">
    <w:p w14:paraId="6DD28DE4" w14:textId="77777777" w:rsidR="00E34FBA" w:rsidRDefault="00E34FBA" w:rsidP="00B96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(Body)">
    <w:panose1 w:val="020B0604020202020204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828A9" w14:textId="3117F348" w:rsidR="001411AD" w:rsidRDefault="001411AD" w:rsidP="00CF778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 </w:t>
    </w:r>
  </w:p>
  <w:p w14:paraId="6054808E" w14:textId="77777777" w:rsidR="001411AD" w:rsidRDefault="001411AD" w:rsidP="00DB7518">
    <w:pPr>
      <w:pStyle w:val="Footer"/>
      <w:ind w:right="360"/>
    </w:pPr>
    <w:bookmarkStart w:id="15" w:name="_Hlk50130375"/>
    <w:bookmarkStart w:id="16" w:name="_Hlk50130376"/>
    <w:bookmarkStart w:id="17" w:name="_Hlk50130377"/>
    <w:bookmarkStart w:id="18" w:name="_Hlk50130378"/>
    <w:r>
      <w:t>ISARIC WHO Clinical Characterisation Protocol for Severe Emerging Infections UK</w:t>
    </w:r>
  </w:p>
  <w:p w14:paraId="2C2C745E" w14:textId="2070CB29" w:rsidR="001411AD" w:rsidRDefault="001411AD" w:rsidP="00DB7518">
    <w:pPr>
      <w:pStyle w:val="Footer"/>
      <w:rPr>
        <w:rStyle w:val="PageNumber"/>
      </w:rPr>
    </w:pPr>
    <w:r>
      <w:t>CCP-UK Case Report Form v10.1 06/05/2021</w:t>
    </w:r>
    <w:r>
      <w:tab/>
    </w:r>
    <w:r>
      <w:tab/>
    </w:r>
  </w:p>
  <w:bookmarkEnd w:id="15"/>
  <w:bookmarkEnd w:id="16"/>
  <w:bookmarkEnd w:id="17"/>
  <w:bookmarkEnd w:id="18"/>
  <w:p w14:paraId="4078FC76" w14:textId="79581515" w:rsidR="001411AD" w:rsidRDefault="001411AD" w:rsidP="0045617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D8E00" w14:textId="336CBFF5" w:rsidR="001411AD" w:rsidRDefault="001411AD" w:rsidP="00DA7190">
    <w:pPr>
      <w:pStyle w:val="Footer"/>
      <w:ind w:right="360"/>
    </w:pPr>
    <w:r>
      <w:t>ISARIC WHO Clinical Characterisation Protocol for Severe Emerging Infections UK</w:t>
    </w:r>
  </w:p>
  <w:p w14:paraId="6E3A0129" w14:textId="4C194354" w:rsidR="001411AD" w:rsidRDefault="001411AD">
    <w:pPr>
      <w:pStyle w:val="Footer"/>
    </w:pPr>
    <w:r>
      <w:t>CCP-UK Case Report Form v10.1 06/05/2021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DB04A" w14:textId="77777777" w:rsidR="00E34FBA" w:rsidRDefault="00E34FBA" w:rsidP="00B96B56">
      <w:r>
        <w:separator/>
      </w:r>
    </w:p>
  </w:footnote>
  <w:footnote w:type="continuationSeparator" w:id="0">
    <w:p w14:paraId="548B8B86" w14:textId="77777777" w:rsidR="00E34FBA" w:rsidRDefault="00E34FBA" w:rsidP="00B96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BCDF4" w14:textId="042D6A29" w:rsidR="001411AD" w:rsidRPr="004D5F9B" w:rsidRDefault="001411AD" w:rsidP="00B0088F">
    <w:pPr>
      <w:pStyle w:val="Header"/>
      <w:jc w:val="center"/>
      <w:rPr>
        <w:lang w:val="sv-SE"/>
      </w:rPr>
    </w:pPr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59264" behindDoc="1" locked="0" layoutInCell="1" allowOverlap="1" wp14:anchorId="53B6BD74" wp14:editId="3DC27691">
          <wp:simplePos x="0" y="0"/>
          <wp:positionH relativeFrom="margin">
            <wp:posOffset>335280</wp:posOffset>
          </wp:positionH>
          <wp:positionV relativeFrom="paragraph">
            <wp:posOffset>-99060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E0F18">
      <w:rPr>
        <w:lang w:val="sv-SE"/>
      </w:rPr>
      <w:t>PARTICIPANT ID I_</w:t>
    </w:r>
    <w:r w:rsidRPr="008E0F18">
      <w:rPr>
        <w:i/>
        <w:iCs/>
        <w:lang w:val="sv-SE"/>
      </w:rPr>
      <w:t>_</w:t>
    </w:r>
    <w:r w:rsidRPr="008E0F18">
      <w:rPr>
        <w:lang w:val="sv-SE"/>
      </w:rPr>
      <w:t>_</w:t>
    </w:r>
    <w:proofErr w:type="gramStart"/>
    <w:r w:rsidRPr="008E0F18">
      <w:rPr>
        <w:lang w:val="sv-SE"/>
      </w:rPr>
      <w:t xml:space="preserve">I  </w:t>
    </w:r>
    <w:proofErr w:type="spellStart"/>
    <w:r w:rsidRPr="008E0F18">
      <w:rPr>
        <w:lang w:val="sv-SE"/>
      </w:rPr>
      <w:t>I</w:t>
    </w:r>
    <w:proofErr w:type="gramEnd"/>
    <w:r w:rsidRPr="008E0F18">
      <w:rPr>
        <w:lang w:val="sv-SE"/>
      </w:rPr>
      <w:t>_</w:t>
    </w:r>
    <w:r w:rsidRPr="008E0F18">
      <w:rPr>
        <w:i/>
        <w:iCs/>
        <w:lang w:val="sv-SE"/>
      </w:rPr>
      <w:t>_</w:t>
    </w:r>
    <w:r w:rsidRPr="008E0F18">
      <w:rPr>
        <w:lang w:val="sv-SE"/>
      </w:rPr>
      <w:t>_I</w:t>
    </w:r>
    <w:proofErr w:type="spellEnd"/>
    <w:r w:rsidRPr="008E0F18">
      <w:rPr>
        <w:lang w:val="sv-SE"/>
      </w:rPr>
      <w:t xml:space="preserve">  </w:t>
    </w:r>
    <w:proofErr w:type="spellStart"/>
    <w:r w:rsidRPr="008E0F18">
      <w:rPr>
        <w:lang w:val="sv-SE"/>
      </w:rPr>
      <w:t>I_</w:t>
    </w:r>
    <w:r w:rsidRPr="008E0F18">
      <w:rPr>
        <w:i/>
        <w:iCs/>
        <w:lang w:val="sv-SE"/>
      </w:rPr>
      <w:t>_</w:t>
    </w:r>
    <w:r w:rsidRPr="008E0F18">
      <w:rPr>
        <w:lang w:val="sv-SE"/>
      </w:rPr>
      <w:t>_I</w:t>
    </w:r>
    <w:proofErr w:type="spellEnd"/>
    <w:r w:rsidRPr="008E0F18">
      <w:rPr>
        <w:lang w:val="sv-SE"/>
      </w:rPr>
      <w:t xml:space="preserve">  </w:t>
    </w:r>
    <w:proofErr w:type="spellStart"/>
    <w:r w:rsidRPr="008E0F18">
      <w:rPr>
        <w:lang w:val="sv-SE"/>
      </w:rPr>
      <w:t>I_</w:t>
    </w:r>
    <w:r w:rsidRPr="008E0F18">
      <w:rPr>
        <w:i/>
        <w:iCs/>
        <w:lang w:val="sv-SE"/>
      </w:rPr>
      <w:t>__</w:t>
    </w:r>
    <w:r w:rsidRPr="008E0F18">
      <w:rPr>
        <w:lang w:val="sv-SE"/>
      </w:rPr>
      <w:t>I</w:t>
    </w:r>
    <w:proofErr w:type="spellEnd"/>
    <w:r w:rsidRPr="008E0F18">
      <w:rPr>
        <w:lang w:val="sv-SE"/>
      </w:rPr>
      <w:t xml:space="preserve">  </w:t>
    </w:r>
    <w:proofErr w:type="spellStart"/>
    <w:r w:rsidRPr="008E0F18">
      <w:rPr>
        <w:lang w:val="sv-SE"/>
      </w:rPr>
      <w:t>I_</w:t>
    </w:r>
    <w:r w:rsidRPr="008E0F18">
      <w:rPr>
        <w:i/>
        <w:iCs/>
        <w:lang w:val="sv-SE"/>
      </w:rPr>
      <w:t>_</w:t>
    </w:r>
    <w:r w:rsidRPr="008E0F18">
      <w:rPr>
        <w:lang w:val="sv-SE"/>
      </w:rPr>
      <w:t>_I</w:t>
    </w:r>
    <w:proofErr w:type="spellEnd"/>
    <w:r w:rsidRPr="008E0F18">
      <w:rPr>
        <w:lang w:val="sv-SE"/>
      </w:rPr>
      <w:t xml:space="preserve"> -- </w:t>
    </w:r>
    <w:proofErr w:type="spellStart"/>
    <w:r w:rsidRPr="008E0F18">
      <w:rPr>
        <w:lang w:val="sv-SE"/>
      </w:rPr>
      <w:t>I_</w:t>
    </w:r>
    <w:r w:rsidRPr="008E0F18">
      <w:rPr>
        <w:i/>
        <w:iCs/>
        <w:lang w:val="sv-SE"/>
      </w:rPr>
      <w:t>_</w:t>
    </w:r>
    <w:r w:rsidRPr="008E0F18">
      <w:rPr>
        <w:lang w:val="sv-SE"/>
      </w:rPr>
      <w:t>_I</w:t>
    </w:r>
    <w:proofErr w:type="spellEnd"/>
    <w:r w:rsidRPr="008E0F18">
      <w:rPr>
        <w:lang w:val="sv-SE"/>
      </w:rPr>
      <w:t xml:space="preserve">  </w:t>
    </w:r>
    <w:proofErr w:type="spellStart"/>
    <w:r w:rsidRPr="008E0F18">
      <w:rPr>
        <w:lang w:val="sv-SE"/>
      </w:rPr>
      <w:t>I_</w:t>
    </w:r>
    <w:r w:rsidRPr="008E0F18">
      <w:rPr>
        <w:i/>
        <w:iCs/>
        <w:lang w:val="sv-SE"/>
      </w:rPr>
      <w:t>_</w:t>
    </w:r>
    <w:r w:rsidRPr="008E0F18">
      <w:rPr>
        <w:lang w:val="sv-SE"/>
      </w:rPr>
      <w:t>_I</w:t>
    </w:r>
    <w:proofErr w:type="spellEnd"/>
    <w:r w:rsidRPr="008E0F18">
      <w:rPr>
        <w:lang w:val="sv-SE"/>
      </w:rPr>
      <w:t xml:space="preserve">  </w:t>
    </w:r>
    <w:proofErr w:type="spellStart"/>
    <w:r w:rsidRPr="008E0F18">
      <w:rPr>
        <w:lang w:val="sv-SE"/>
      </w:rPr>
      <w:t>I_</w:t>
    </w:r>
    <w:r w:rsidRPr="008E0F18">
      <w:rPr>
        <w:i/>
        <w:iCs/>
        <w:lang w:val="sv-SE"/>
      </w:rPr>
      <w:t>_</w:t>
    </w:r>
    <w:r w:rsidRPr="008E0F18">
      <w:rPr>
        <w:lang w:val="sv-SE"/>
      </w:rPr>
      <w:t>_I</w:t>
    </w:r>
    <w:proofErr w:type="spellEnd"/>
    <w:r w:rsidRPr="008E0F18">
      <w:rPr>
        <w:lang w:val="sv-SE"/>
      </w:rPr>
      <w:t xml:space="preserve">  </w:t>
    </w:r>
    <w:proofErr w:type="spellStart"/>
    <w:r w:rsidRPr="008E0F18">
      <w:rPr>
        <w:lang w:val="sv-SE"/>
      </w:rPr>
      <w:t>I_</w:t>
    </w:r>
    <w:r w:rsidRPr="008E0F18">
      <w:rPr>
        <w:i/>
        <w:iCs/>
        <w:lang w:val="sv-SE"/>
      </w:rPr>
      <w:t>_</w:t>
    </w:r>
    <w:r w:rsidRPr="008E0F18">
      <w:rPr>
        <w:lang w:val="sv-SE"/>
      </w:rPr>
      <w:t>_</w:t>
    </w:r>
    <w:r w:rsidRPr="004D5F9B">
      <w:rPr>
        <w:lang w:val="sv-SE"/>
      </w:rPr>
      <w:t>I</w:t>
    </w:r>
    <w:proofErr w:type="spellEnd"/>
    <w:r w:rsidRPr="00EC73A1">
      <w:rPr>
        <w:lang w:val="sv-SE"/>
      </w:rPr>
      <w:t xml:space="preserve"> </w:t>
    </w:r>
    <w:proofErr w:type="spellStart"/>
    <w:r w:rsidRPr="00337C80">
      <w:rPr>
        <w:shd w:val="clear" w:color="auto" w:fill="FFFFFF" w:themeFill="background1"/>
        <w:lang w:val="sv-SE"/>
      </w:rPr>
      <w:t>I_</w:t>
    </w:r>
    <w:r w:rsidRPr="00337C80">
      <w:rPr>
        <w:i/>
        <w:iCs/>
        <w:shd w:val="clear" w:color="auto" w:fill="FFFFFF" w:themeFill="background1"/>
        <w:lang w:val="sv-SE"/>
      </w:rPr>
      <w:t>_</w:t>
    </w:r>
    <w:r w:rsidRPr="00337C80">
      <w:rPr>
        <w:shd w:val="clear" w:color="auto" w:fill="FFFFFF" w:themeFill="background1"/>
        <w:lang w:val="sv-SE"/>
      </w:rPr>
      <w:t>_I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797B4" w14:textId="68797CB3" w:rsidR="001411AD" w:rsidRPr="00F017CC" w:rsidRDefault="001411AD" w:rsidP="00B0088F">
    <w:pPr>
      <w:pStyle w:val="Header"/>
      <w:jc w:val="center"/>
    </w:pPr>
    <w:bookmarkStart w:id="19" w:name="_Hlk50130415"/>
    <w:bookmarkStart w:id="20" w:name="_Hlk50130416"/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61312" behindDoc="1" locked="0" layoutInCell="1" allowOverlap="1" wp14:anchorId="3EBAC68C" wp14:editId="3386ED1A">
          <wp:simplePos x="0" y="0"/>
          <wp:positionH relativeFrom="margin">
            <wp:posOffset>373129</wp:posOffset>
          </wp:positionH>
          <wp:positionV relativeFrom="paragraph">
            <wp:posOffset>-131968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2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D5F9B">
      <w:rPr>
        <w:lang w:val="sv-SE"/>
      </w:rPr>
      <w:t xml:space="preserve">PARTICIPANT ID I___I </w:t>
    </w:r>
    <w:proofErr w:type="spellStart"/>
    <w:r w:rsidRPr="004D5F9B">
      <w:rPr>
        <w:lang w:val="sv-SE"/>
      </w:rPr>
      <w:t>I___</w:t>
    </w:r>
    <w:proofErr w:type="gramStart"/>
    <w:r w:rsidRPr="004D5F9B">
      <w:rPr>
        <w:lang w:val="sv-SE"/>
      </w:rPr>
      <w:t>I</w:t>
    </w:r>
    <w:proofErr w:type="spellEnd"/>
    <w:r w:rsidRPr="004D5F9B">
      <w:rPr>
        <w:lang w:val="sv-SE"/>
      </w:rPr>
      <w:t xml:space="preserve">  </w:t>
    </w:r>
    <w:proofErr w:type="spellStart"/>
    <w:r w:rsidRPr="004D5F9B">
      <w:rPr>
        <w:lang w:val="sv-SE"/>
      </w:rPr>
      <w:t>I</w:t>
    </w:r>
    <w:proofErr w:type="gramEnd"/>
    <w:r w:rsidRPr="004D5F9B">
      <w:rPr>
        <w:lang w:val="sv-SE"/>
      </w:rPr>
      <w:t>___I</w:t>
    </w:r>
    <w:proofErr w:type="spellEnd"/>
    <w:r w:rsidRPr="004D5F9B">
      <w:rPr>
        <w:lang w:val="sv-SE"/>
      </w:rPr>
      <w:t xml:space="preserve"> </w:t>
    </w:r>
    <w:r>
      <w:rPr>
        <w:lang w:val="sv-SE"/>
      </w:rPr>
      <w:t xml:space="preserve"> </w:t>
    </w:r>
    <w:proofErr w:type="spellStart"/>
    <w:r w:rsidRPr="004D5F9B">
      <w:rPr>
        <w:lang w:val="sv-SE"/>
      </w:rPr>
      <w:t>I___I</w:t>
    </w:r>
    <w:proofErr w:type="spellEnd"/>
    <w:r w:rsidRPr="004D5F9B">
      <w:rPr>
        <w:lang w:val="sv-SE"/>
      </w:rPr>
      <w:t xml:space="preserve">  </w:t>
    </w:r>
    <w:proofErr w:type="spellStart"/>
    <w:r w:rsidRPr="004D5F9B">
      <w:rPr>
        <w:lang w:val="sv-SE"/>
      </w:rPr>
      <w:t>I___I</w:t>
    </w:r>
    <w:proofErr w:type="spellEnd"/>
    <w:r w:rsidRPr="004D5F9B">
      <w:rPr>
        <w:lang w:val="sv-SE"/>
      </w:rPr>
      <w:t xml:space="preserve"> -- </w:t>
    </w:r>
    <w:proofErr w:type="spellStart"/>
    <w:r w:rsidRPr="004D5F9B">
      <w:rPr>
        <w:lang w:val="sv-SE"/>
      </w:rPr>
      <w:t>I___I</w:t>
    </w:r>
    <w:proofErr w:type="spellEnd"/>
    <w:r w:rsidRPr="004D5F9B">
      <w:rPr>
        <w:lang w:val="sv-SE"/>
      </w:rPr>
      <w:t xml:space="preserve">  </w:t>
    </w:r>
    <w:proofErr w:type="spellStart"/>
    <w:r w:rsidRPr="004D5F9B">
      <w:rPr>
        <w:lang w:val="sv-SE"/>
      </w:rPr>
      <w:t>I___I</w:t>
    </w:r>
    <w:proofErr w:type="spellEnd"/>
    <w:r w:rsidRPr="004D5F9B">
      <w:rPr>
        <w:lang w:val="sv-SE"/>
      </w:rPr>
      <w:t xml:space="preserve">  </w:t>
    </w:r>
    <w:proofErr w:type="spellStart"/>
    <w:r w:rsidRPr="004D5F9B">
      <w:rPr>
        <w:lang w:val="sv-SE"/>
      </w:rPr>
      <w:t>I___I</w:t>
    </w:r>
    <w:proofErr w:type="spellEnd"/>
    <w:r w:rsidRPr="004D5F9B">
      <w:rPr>
        <w:lang w:val="sv-SE"/>
      </w:rPr>
      <w:t xml:space="preserve">  </w:t>
    </w:r>
    <w:bookmarkStart w:id="21" w:name="_Hlk60919065"/>
    <w:proofErr w:type="spellStart"/>
    <w:r w:rsidRPr="004D5F9B">
      <w:rPr>
        <w:lang w:val="sv-SE"/>
      </w:rPr>
      <w:t>I</w:t>
    </w:r>
    <w:r w:rsidRPr="00337C80">
      <w:rPr>
        <w:lang w:val="sv-SE"/>
      </w:rPr>
      <w:t>___I</w:t>
    </w:r>
    <w:bookmarkEnd w:id="19"/>
    <w:bookmarkEnd w:id="20"/>
    <w:bookmarkEnd w:id="21"/>
    <w:proofErr w:type="spellEnd"/>
    <w:r w:rsidRPr="00337C80">
      <w:rPr>
        <w:lang w:val="sv-SE"/>
      </w:rPr>
      <w:t xml:space="preserve"> </w:t>
    </w:r>
    <w:proofErr w:type="spellStart"/>
    <w:r w:rsidRPr="00337C80">
      <w:rPr>
        <w:shd w:val="clear" w:color="auto" w:fill="FFFFFF" w:themeFill="background1"/>
        <w:lang w:val="sv-SE"/>
      </w:rPr>
      <w:t>I___I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A6E19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D3026CD"/>
    <w:multiLevelType w:val="hybridMultilevel"/>
    <w:tmpl w:val="5E0EAC3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6C7104"/>
    <w:multiLevelType w:val="hybridMultilevel"/>
    <w:tmpl w:val="DDFA38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D438C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77B5FAF"/>
    <w:multiLevelType w:val="hybridMultilevel"/>
    <w:tmpl w:val="2E1AFCF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9275B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8A736AC"/>
    <w:multiLevelType w:val="hybridMultilevel"/>
    <w:tmpl w:val="566010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C66EC"/>
    <w:multiLevelType w:val="hybridMultilevel"/>
    <w:tmpl w:val="61DC97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3412D"/>
    <w:multiLevelType w:val="hybridMultilevel"/>
    <w:tmpl w:val="5C6C16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0E0A6B"/>
    <w:multiLevelType w:val="hybridMultilevel"/>
    <w:tmpl w:val="C66809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40401"/>
    <w:multiLevelType w:val="hybridMultilevel"/>
    <w:tmpl w:val="8CCA87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4E09C4"/>
    <w:multiLevelType w:val="hybridMultilevel"/>
    <w:tmpl w:val="9EDE3F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2D52A2"/>
    <w:multiLevelType w:val="hybridMultilevel"/>
    <w:tmpl w:val="1508499C"/>
    <w:lvl w:ilvl="0" w:tplc="EE5A91F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13CBD"/>
    <w:multiLevelType w:val="hybridMultilevel"/>
    <w:tmpl w:val="C4708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30641D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5" w15:restartNumberingAfterBreak="0">
    <w:nsid w:val="42AC145E"/>
    <w:multiLevelType w:val="hybridMultilevel"/>
    <w:tmpl w:val="16481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C32DCC"/>
    <w:multiLevelType w:val="hybridMultilevel"/>
    <w:tmpl w:val="7FBA70BA"/>
    <w:lvl w:ilvl="0" w:tplc="4BD818B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7F3E16"/>
    <w:multiLevelType w:val="hybridMultilevel"/>
    <w:tmpl w:val="6D061C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1934C0D"/>
    <w:multiLevelType w:val="hybridMultilevel"/>
    <w:tmpl w:val="CEA04E5E"/>
    <w:lvl w:ilvl="0" w:tplc="77628D1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31093A"/>
    <w:multiLevelType w:val="multilevel"/>
    <w:tmpl w:val="2A485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0058C6"/>
    <w:multiLevelType w:val="hybridMultilevel"/>
    <w:tmpl w:val="07F49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33540"/>
    <w:multiLevelType w:val="multilevel"/>
    <w:tmpl w:val="5168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D021B3"/>
    <w:multiLevelType w:val="hybridMultilevel"/>
    <w:tmpl w:val="1AA80AB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315DCA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8"/>
  </w:num>
  <w:num w:numId="2">
    <w:abstractNumId w:val="13"/>
  </w:num>
  <w:num w:numId="3">
    <w:abstractNumId w:val="20"/>
  </w:num>
  <w:num w:numId="4">
    <w:abstractNumId w:val="18"/>
  </w:num>
  <w:num w:numId="5">
    <w:abstractNumId w:val="1"/>
  </w:num>
  <w:num w:numId="6">
    <w:abstractNumId w:val="6"/>
  </w:num>
  <w:num w:numId="7">
    <w:abstractNumId w:val="2"/>
  </w:num>
  <w:num w:numId="8">
    <w:abstractNumId w:val="11"/>
  </w:num>
  <w:num w:numId="9">
    <w:abstractNumId w:val="16"/>
  </w:num>
  <w:num w:numId="10">
    <w:abstractNumId w:val="22"/>
  </w:num>
  <w:num w:numId="11">
    <w:abstractNumId w:val="4"/>
  </w:num>
  <w:num w:numId="12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23"/>
  </w:num>
  <w:num w:numId="1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9"/>
  </w:num>
  <w:num w:numId="18">
    <w:abstractNumId w:val="5"/>
  </w:num>
  <w:num w:numId="19">
    <w:abstractNumId w:val="14"/>
  </w:num>
  <w:num w:numId="20">
    <w:abstractNumId w:val="3"/>
  </w:num>
  <w:num w:numId="21">
    <w:abstractNumId w:val="10"/>
  </w:num>
  <w:num w:numId="22">
    <w:abstractNumId w:val="7"/>
  </w:num>
  <w:num w:numId="23">
    <w:abstractNumId w:val="12"/>
  </w:num>
  <w:num w:numId="24">
    <w:abstractNumId w:val="15"/>
  </w:num>
  <w:num w:numId="25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lark Russell">
    <w15:presenceInfo w15:providerId="Windows Live" w15:userId="dbc94e23de7ec70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trackRevision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C0"/>
    <w:rsid w:val="0000251C"/>
    <w:rsid w:val="00003154"/>
    <w:rsid w:val="00004529"/>
    <w:rsid w:val="00004F4B"/>
    <w:rsid w:val="00005216"/>
    <w:rsid w:val="00006456"/>
    <w:rsid w:val="00006574"/>
    <w:rsid w:val="00006E53"/>
    <w:rsid w:val="00006F70"/>
    <w:rsid w:val="00007242"/>
    <w:rsid w:val="00007FF5"/>
    <w:rsid w:val="000102A3"/>
    <w:rsid w:val="00010FB8"/>
    <w:rsid w:val="00011739"/>
    <w:rsid w:val="0001212C"/>
    <w:rsid w:val="0001424D"/>
    <w:rsid w:val="000149AB"/>
    <w:rsid w:val="00014ED6"/>
    <w:rsid w:val="00015102"/>
    <w:rsid w:val="0001750F"/>
    <w:rsid w:val="0002008C"/>
    <w:rsid w:val="00020F1B"/>
    <w:rsid w:val="00021372"/>
    <w:rsid w:val="000217A9"/>
    <w:rsid w:val="00021BC9"/>
    <w:rsid w:val="00021DDC"/>
    <w:rsid w:val="000221E7"/>
    <w:rsid w:val="00022567"/>
    <w:rsid w:val="000233D2"/>
    <w:rsid w:val="0002623E"/>
    <w:rsid w:val="00026C41"/>
    <w:rsid w:val="000274BB"/>
    <w:rsid w:val="0002753D"/>
    <w:rsid w:val="00027B68"/>
    <w:rsid w:val="000302D7"/>
    <w:rsid w:val="00035E0C"/>
    <w:rsid w:val="0003726A"/>
    <w:rsid w:val="00037418"/>
    <w:rsid w:val="00037A74"/>
    <w:rsid w:val="000402BE"/>
    <w:rsid w:val="00041013"/>
    <w:rsid w:val="000412E1"/>
    <w:rsid w:val="00041567"/>
    <w:rsid w:val="00041AA9"/>
    <w:rsid w:val="0004205A"/>
    <w:rsid w:val="00044253"/>
    <w:rsid w:val="000446F7"/>
    <w:rsid w:val="00045BB5"/>
    <w:rsid w:val="00046D5C"/>
    <w:rsid w:val="00050721"/>
    <w:rsid w:val="000511BC"/>
    <w:rsid w:val="00051BAC"/>
    <w:rsid w:val="00052F51"/>
    <w:rsid w:val="0005383D"/>
    <w:rsid w:val="00053E5E"/>
    <w:rsid w:val="00054427"/>
    <w:rsid w:val="00054EC2"/>
    <w:rsid w:val="0005691E"/>
    <w:rsid w:val="00057C22"/>
    <w:rsid w:val="00060D96"/>
    <w:rsid w:val="000612E2"/>
    <w:rsid w:val="00062C77"/>
    <w:rsid w:val="00063175"/>
    <w:rsid w:val="00063EFB"/>
    <w:rsid w:val="0006455F"/>
    <w:rsid w:val="000648E3"/>
    <w:rsid w:val="000648ED"/>
    <w:rsid w:val="00064C3F"/>
    <w:rsid w:val="00064C41"/>
    <w:rsid w:val="00064CC3"/>
    <w:rsid w:val="00067715"/>
    <w:rsid w:val="000700E7"/>
    <w:rsid w:val="000703D1"/>
    <w:rsid w:val="00070669"/>
    <w:rsid w:val="00071393"/>
    <w:rsid w:val="000743B6"/>
    <w:rsid w:val="00075193"/>
    <w:rsid w:val="00075428"/>
    <w:rsid w:val="00075F5B"/>
    <w:rsid w:val="00076C82"/>
    <w:rsid w:val="000777B6"/>
    <w:rsid w:val="0007790B"/>
    <w:rsid w:val="000804B4"/>
    <w:rsid w:val="00081071"/>
    <w:rsid w:val="0008160F"/>
    <w:rsid w:val="00083108"/>
    <w:rsid w:val="00084870"/>
    <w:rsid w:val="00084A1D"/>
    <w:rsid w:val="00085FAA"/>
    <w:rsid w:val="000872CB"/>
    <w:rsid w:val="00091CB0"/>
    <w:rsid w:val="00092329"/>
    <w:rsid w:val="00093EAA"/>
    <w:rsid w:val="00096BEF"/>
    <w:rsid w:val="000972F0"/>
    <w:rsid w:val="0009747E"/>
    <w:rsid w:val="00097522"/>
    <w:rsid w:val="000A02EF"/>
    <w:rsid w:val="000A04A4"/>
    <w:rsid w:val="000A146F"/>
    <w:rsid w:val="000A159F"/>
    <w:rsid w:val="000A243E"/>
    <w:rsid w:val="000A2BA4"/>
    <w:rsid w:val="000A4C29"/>
    <w:rsid w:val="000A4D4D"/>
    <w:rsid w:val="000A5AE8"/>
    <w:rsid w:val="000A68E5"/>
    <w:rsid w:val="000A69AD"/>
    <w:rsid w:val="000B0D07"/>
    <w:rsid w:val="000B1242"/>
    <w:rsid w:val="000B1766"/>
    <w:rsid w:val="000B1793"/>
    <w:rsid w:val="000B209C"/>
    <w:rsid w:val="000B282C"/>
    <w:rsid w:val="000B2B17"/>
    <w:rsid w:val="000B3774"/>
    <w:rsid w:val="000B4BD8"/>
    <w:rsid w:val="000B56F7"/>
    <w:rsid w:val="000B708C"/>
    <w:rsid w:val="000B75C9"/>
    <w:rsid w:val="000C0175"/>
    <w:rsid w:val="000C0D6E"/>
    <w:rsid w:val="000C1356"/>
    <w:rsid w:val="000C15EA"/>
    <w:rsid w:val="000C227E"/>
    <w:rsid w:val="000C3644"/>
    <w:rsid w:val="000C3B72"/>
    <w:rsid w:val="000C3F29"/>
    <w:rsid w:val="000C40CC"/>
    <w:rsid w:val="000C46E1"/>
    <w:rsid w:val="000C4B99"/>
    <w:rsid w:val="000C4EDC"/>
    <w:rsid w:val="000C5372"/>
    <w:rsid w:val="000C5654"/>
    <w:rsid w:val="000C661F"/>
    <w:rsid w:val="000C7D0C"/>
    <w:rsid w:val="000D14D4"/>
    <w:rsid w:val="000D23E7"/>
    <w:rsid w:val="000D2DC4"/>
    <w:rsid w:val="000D36FD"/>
    <w:rsid w:val="000D4965"/>
    <w:rsid w:val="000D6990"/>
    <w:rsid w:val="000D6A80"/>
    <w:rsid w:val="000D776D"/>
    <w:rsid w:val="000E06EB"/>
    <w:rsid w:val="000E0D9A"/>
    <w:rsid w:val="000E15F1"/>
    <w:rsid w:val="000E2F0E"/>
    <w:rsid w:val="000E3183"/>
    <w:rsid w:val="000E3B22"/>
    <w:rsid w:val="000E3B77"/>
    <w:rsid w:val="000E3DF5"/>
    <w:rsid w:val="000E5181"/>
    <w:rsid w:val="000E5C10"/>
    <w:rsid w:val="000E6F9A"/>
    <w:rsid w:val="000E7263"/>
    <w:rsid w:val="000E7803"/>
    <w:rsid w:val="000F0125"/>
    <w:rsid w:val="000F0D14"/>
    <w:rsid w:val="000F23F3"/>
    <w:rsid w:val="000F24DB"/>
    <w:rsid w:val="000F27A6"/>
    <w:rsid w:val="000F2BF7"/>
    <w:rsid w:val="000F3064"/>
    <w:rsid w:val="000F3CCC"/>
    <w:rsid w:val="000F45EC"/>
    <w:rsid w:val="000F462E"/>
    <w:rsid w:val="000F4DB9"/>
    <w:rsid w:val="000F6E23"/>
    <w:rsid w:val="00100836"/>
    <w:rsid w:val="001022F1"/>
    <w:rsid w:val="0010366F"/>
    <w:rsid w:val="00103CB3"/>
    <w:rsid w:val="00103D85"/>
    <w:rsid w:val="001063AA"/>
    <w:rsid w:val="001071E7"/>
    <w:rsid w:val="001102D7"/>
    <w:rsid w:val="00110367"/>
    <w:rsid w:val="00113120"/>
    <w:rsid w:val="001139FC"/>
    <w:rsid w:val="0011435E"/>
    <w:rsid w:val="00115219"/>
    <w:rsid w:val="00115551"/>
    <w:rsid w:val="00121CEC"/>
    <w:rsid w:val="0012269D"/>
    <w:rsid w:val="00122F20"/>
    <w:rsid w:val="001237A0"/>
    <w:rsid w:val="00123866"/>
    <w:rsid w:val="00123B4B"/>
    <w:rsid w:val="00130070"/>
    <w:rsid w:val="00131296"/>
    <w:rsid w:val="001315A9"/>
    <w:rsid w:val="00132A50"/>
    <w:rsid w:val="00133084"/>
    <w:rsid w:val="00133613"/>
    <w:rsid w:val="00134272"/>
    <w:rsid w:val="00134BFE"/>
    <w:rsid w:val="00134E0B"/>
    <w:rsid w:val="001354FD"/>
    <w:rsid w:val="001362C0"/>
    <w:rsid w:val="00136B9E"/>
    <w:rsid w:val="0013700D"/>
    <w:rsid w:val="0013717C"/>
    <w:rsid w:val="0013749D"/>
    <w:rsid w:val="0014075E"/>
    <w:rsid w:val="001411AD"/>
    <w:rsid w:val="00141588"/>
    <w:rsid w:val="00143446"/>
    <w:rsid w:val="001435F2"/>
    <w:rsid w:val="0014405E"/>
    <w:rsid w:val="00144277"/>
    <w:rsid w:val="001442BE"/>
    <w:rsid w:val="00144B9A"/>
    <w:rsid w:val="001453A6"/>
    <w:rsid w:val="001459A3"/>
    <w:rsid w:val="001500DD"/>
    <w:rsid w:val="00150571"/>
    <w:rsid w:val="00150751"/>
    <w:rsid w:val="0015163A"/>
    <w:rsid w:val="00152B2B"/>
    <w:rsid w:val="00153992"/>
    <w:rsid w:val="00155BDC"/>
    <w:rsid w:val="00156E61"/>
    <w:rsid w:val="00161178"/>
    <w:rsid w:val="001618B2"/>
    <w:rsid w:val="00161B04"/>
    <w:rsid w:val="00161B63"/>
    <w:rsid w:val="001628BE"/>
    <w:rsid w:val="0016329A"/>
    <w:rsid w:val="0016346E"/>
    <w:rsid w:val="0016355B"/>
    <w:rsid w:val="00163BFD"/>
    <w:rsid w:val="00164BD0"/>
    <w:rsid w:val="00164FF7"/>
    <w:rsid w:val="00165401"/>
    <w:rsid w:val="001655B4"/>
    <w:rsid w:val="001658F1"/>
    <w:rsid w:val="00165AB6"/>
    <w:rsid w:val="00166171"/>
    <w:rsid w:val="00166314"/>
    <w:rsid w:val="00170327"/>
    <w:rsid w:val="001709BB"/>
    <w:rsid w:val="00172FCF"/>
    <w:rsid w:val="001733E2"/>
    <w:rsid w:val="0017389C"/>
    <w:rsid w:val="00173A45"/>
    <w:rsid w:val="001742A7"/>
    <w:rsid w:val="00175079"/>
    <w:rsid w:val="00176459"/>
    <w:rsid w:val="0017690B"/>
    <w:rsid w:val="001775F7"/>
    <w:rsid w:val="001828EF"/>
    <w:rsid w:val="0018338C"/>
    <w:rsid w:val="00186151"/>
    <w:rsid w:val="00186E8F"/>
    <w:rsid w:val="00187014"/>
    <w:rsid w:val="00187439"/>
    <w:rsid w:val="00190570"/>
    <w:rsid w:val="0019074F"/>
    <w:rsid w:val="00190787"/>
    <w:rsid w:val="001919B7"/>
    <w:rsid w:val="00191EDD"/>
    <w:rsid w:val="00193CAA"/>
    <w:rsid w:val="001969FA"/>
    <w:rsid w:val="001979F3"/>
    <w:rsid w:val="001A22DF"/>
    <w:rsid w:val="001A27C9"/>
    <w:rsid w:val="001A282E"/>
    <w:rsid w:val="001A2E8D"/>
    <w:rsid w:val="001A33BF"/>
    <w:rsid w:val="001A3427"/>
    <w:rsid w:val="001A3539"/>
    <w:rsid w:val="001A359C"/>
    <w:rsid w:val="001A40DE"/>
    <w:rsid w:val="001A63BB"/>
    <w:rsid w:val="001A688D"/>
    <w:rsid w:val="001A6B5E"/>
    <w:rsid w:val="001A75BF"/>
    <w:rsid w:val="001A7D14"/>
    <w:rsid w:val="001B0CD9"/>
    <w:rsid w:val="001B11EC"/>
    <w:rsid w:val="001B1916"/>
    <w:rsid w:val="001B266E"/>
    <w:rsid w:val="001B2FE3"/>
    <w:rsid w:val="001B3489"/>
    <w:rsid w:val="001B3538"/>
    <w:rsid w:val="001B35E2"/>
    <w:rsid w:val="001B3AAE"/>
    <w:rsid w:val="001B4907"/>
    <w:rsid w:val="001B4DDC"/>
    <w:rsid w:val="001B6E49"/>
    <w:rsid w:val="001B6FB1"/>
    <w:rsid w:val="001B70C8"/>
    <w:rsid w:val="001B74D7"/>
    <w:rsid w:val="001B7816"/>
    <w:rsid w:val="001C13AB"/>
    <w:rsid w:val="001C1770"/>
    <w:rsid w:val="001C180F"/>
    <w:rsid w:val="001C1A0B"/>
    <w:rsid w:val="001C1A69"/>
    <w:rsid w:val="001C1F5F"/>
    <w:rsid w:val="001C1FF5"/>
    <w:rsid w:val="001C27F2"/>
    <w:rsid w:val="001C4C52"/>
    <w:rsid w:val="001C4DBA"/>
    <w:rsid w:val="001C52F0"/>
    <w:rsid w:val="001D011C"/>
    <w:rsid w:val="001D04BD"/>
    <w:rsid w:val="001D24D2"/>
    <w:rsid w:val="001D2DF9"/>
    <w:rsid w:val="001D2FA3"/>
    <w:rsid w:val="001D519C"/>
    <w:rsid w:val="001D5FB1"/>
    <w:rsid w:val="001D6547"/>
    <w:rsid w:val="001D69F6"/>
    <w:rsid w:val="001D7064"/>
    <w:rsid w:val="001D7747"/>
    <w:rsid w:val="001D7A05"/>
    <w:rsid w:val="001D7EB6"/>
    <w:rsid w:val="001E0696"/>
    <w:rsid w:val="001E0914"/>
    <w:rsid w:val="001E181D"/>
    <w:rsid w:val="001E1930"/>
    <w:rsid w:val="001E23A4"/>
    <w:rsid w:val="001E4D71"/>
    <w:rsid w:val="001E5F9B"/>
    <w:rsid w:val="001E7A59"/>
    <w:rsid w:val="001E7F65"/>
    <w:rsid w:val="001F071E"/>
    <w:rsid w:val="001F0951"/>
    <w:rsid w:val="001F12A3"/>
    <w:rsid w:val="001F1675"/>
    <w:rsid w:val="001F1FA9"/>
    <w:rsid w:val="001F3ED9"/>
    <w:rsid w:val="001F4D47"/>
    <w:rsid w:val="001F52AF"/>
    <w:rsid w:val="001F61A9"/>
    <w:rsid w:val="00200568"/>
    <w:rsid w:val="00201133"/>
    <w:rsid w:val="00201F99"/>
    <w:rsid w:val="002030F9"/>
    <w:rsid w:val="00203B90"/>
    <w:rsid w:val="002040AA"/>
    <w:rsid w:val="002041AD"/>
    <w:rsid w:val="00204DFA"/>
    <w:rsid w:val="0020508B"/>
    <w:rsid w:val="00205D20"/>
    <w:rsid w:val="00206085"/>
    <w:rsid w:val="002064B2"/>
    <w:rsid w:val="00206B08"/>
    <w:rsid w:val="00206BBE"/>
    <w:rsid w:val="00210773"/>
    <w:rsid w:val="00212C47"/>
    <w:rsid w:val="002132DE"/>
    <w:rsid w:val="00215271"/>
    <w:rsid w:val="0021587D"/>
    <w:rsid w:val="00217A6F"/>
    <w:rsid w:val="0022127E"/>
    <w:rsid w:val="00221415"/>
    <w:rsid w:val="00222FDD"/>
    <w:rsid w:val="002230A2"/>
    <w:rsid w:val="00223445"/>
    <w:rsid w:val="00224242"/>
    <w:rsid w:val="00224381"/>
    <w:rsid w:val="002250AD"/>
    <w:rsid w:val="00225A73"/>
    <w:rsid w:val="00226C3C"/>
    <w:rsid w:val="00226D10"/>
    <w:rsid w:val="002278DF"/>
    <w:rsid w:val="00227D43"/>
    <w:rsid w:val="002301F9"/>
    <w:rsid w:val="00230349"/>
    <w:rsid w:val="00230F94"/>
    <w:rsid w:val="00235AD0"/>
    <w:rsid w:val="00236F8A"/>
    <w:rsid w:val="00237467"/>
    <w:rsid w:val="002375CC"/>
    <w:rsid w:val="00237B4F"/>
    <w:rsid w:val="0024074B"/>
    <w:rsid w:val="00243038"/>
    <w:rsid w:val="0024415F"/>
    <w:rsid w:val="00244F72"/>
    <w:rsid w:val="00245693"/>
    <w:rsid w:val="00245759"/>
    <w:rsid w:val="0024578F"/>
    <w:rsid w:val="002462DE"/>
    <w:rsid w:val="00251A40"/>
    <w:rsid w:val="00251CC5"/>
    <w:rsid w:val="00251EF3"/>
    <w:rsid w:val="002525C1"/>
    <w:rsid w:val="00252839"/>
    <w:rsid w:val="00253215"/>
    <w:rsid w:val="002549D3"/>
    <w:rsid w:val="00255111"/>
    <w:rsid w:val="002556F8"/>
    <w:rsid w:val="00255797"/>
    <w:rsid w:val="00256A4B"/>
    <w:rsid w:val="0025724F"/>
    <w:rsid w:val="00260F8D"/>
    <w:rsid w:val="0026134B"/>
    <w:rsid w:val="0026252D"/>
    <w:rsid w:val="00263471"/>
    <w:rsid w:val="00263EB3"/>
    <w:rsid w:val="00264356"/>
    <w:rsid w:val="002647F6"/>
    <w:rsid w:val="0026482B"/>
    <w:rsid w:val="0026511A"/>
    <w:rsid w:val="002653D3"/>
    <w:rsid w:val="0026551F"/>
    <w:rsid w:val="00265AEE"/>
    <w:rsid w:val="00265F42"/>
    <w:rsid w:val="00266641"/>
    <w:rsid w:val="0026670C"/>
    <w:rsid w:val="0027041F"/>
    <w:rsid w:val="00270421"/>
    <w:rsid w:val="002708BE"/>
    <w:rsid w:val="00270BCD"/>
    <w:rsid w:val="00271895"/>
    <w:rsid w:val="00273DBD"/>
    <w:rsid w:val="002751D9"/>
    <w:rsid w:val="00275773"/>
    <w:rsid w:val="00275941"/>
    <w:rsid w:val="00276283"/>
    <w:rsid w:val="002768B0"/>
    <w:rsid w:val="0028040D"/>
    <w:rsid w:val="002815B5"/>
    <w:rsid w:val="00281F7E"/>
    <w:rsid w:val="00282742"/>
    <w:rsid w:val="00282746"/>
    <w:rsid w:val="00283FAB"/>
    <w:rsid w:val="002841CA"/>
    <w:rsid w:val="0028437B"/>
    <w:rsid w:val="002862CC"/>
    <w:rsid w:val="002875E2"/>
    <w:rsid w:val="002878A9"/>
    <w:rsid w:val="002878AA"/>
    <w:rsid w:val="00290998"/>
    <w:rsid w:val="00295206"/>
    <w:rsid w:val="0029599D"/>
    <w:rsid w:val="00295E7A"/>
    <w:rsid w:val="00296C4A"/>
    <w:rsid w:val="00296F49"/>
    <w:rsid w:val="0029786B"/>
    <w:rsid w:val="00297E6B"/>
    <w:rsid w:val="002A0C00"/>
    <w:rsid w:val="002A1429"/>
    <w:rsid w:val="002A1659"/>
    <w:rsid w:val="002A2286"/>
    <w:rsid w:val="002A2630"/>
    <w:rsid w:val="002A321A"/>
    <w:rsid w:val="002A3280"/>
    <w:rsid w:val="002A3DC3"/>
    <w:rsid w:val="002A4DCA"/>
    <w:rsid w:val="002A6CC5"/>
    <w:rsid w:val="002A6F0D"/>
    <w:rsid w:val="002B0B8B"/>
    <w:rsid w:val="002B0FF3"/>
    <w:rsid w:val="002B225D"/>
    <w:rsid w:val="002B3077"/>
    <w:rsid w:val="002B469C"/>
    <w:rsid w:val="002B589D"/>
    <w:rsid w:val="002B58B2"/>
    <w:rsid w:val="002B65FD"/>
    <w:rsid w:val="002B662A"/>
    <w:rsid w:val="002C0461"/>
    <w:rsid w:val="002C0A7F"/>
    <w:rsid w:val="002C142F"/>
    <w:rsid w:val="002C1607"/>
    <w:rsid w:val="002C18F8"/>
    <w:rsid w:val="002C1E60"/>
    <w:rsid w:val="002C27EF"/>
    <w:rsid w:val="002C30BC"/>
    <w:rsid w:val="002C333E"/>
    <w:rsid w:val="002C33A0"/>
    <w:rsid w:val="002C451F"/>
    <w:rsid w:val="002C6E19"/>
    <w:rsid w:val="002C705E"/>
    <w:rsid w:val="002C7B4A"/>
    <w:rsid w:val="002D040A"/>
    <w:rsid w:val="002D0E26"/>
    <w:rsid w:val="002D1132"/>
    <w:rsid w:val="002D2169"/>
    <w:rsid w:val="002D21A1"/>
    <w:rsid w:val="002D350A"/>
    <w:rsid w:val="002D3D8B"/>
    <w:rsid w:val="002D42AE"/>
    <w:rsid w:val="002D4F56"/>
    <w:rsid w:val="002D5DAC"/>
    <w:rsid w:val="002D5EF9"/>
    <w:rsid w:val="002D6D94"/>
    <w:rsid w:val="002D7379"/>
    <w:rsid w:val="002E1125"/>
    <w:rsid w:val="002E1714"/>
    <w:rsid w:val="002E2252"/>
    <w:rsid w:val="002E258B"/>
    <w:rsid w:val="002E325C"/>
    <w:rsid w:val="002E3F21"/>
    <w:rsid w:val="002E5112"/>
    <w:rsid w:val="002E75D5"/>
    <w:rsid w:val="002E785B"/>
    <w:rsid w:val="002E7FD0"/>
    <w:rsid w:val="002F1075"/>
    <w:rsid w:val="002F1E84"/>
    <w:rsid w:val="002F1F27"/>
    <w:rsid w:val="002F2CAD"/>
    <w:rsid w:val="002F3719"/>
    <w:rsid w:val="002F3855"/>
    <w:rsid w:val="002F3A1C"/>
    <w:rsid w:val="002F3E18"/>
    <w:rsid w:val="002F40CB"/>
    <w:rsid w:val="002F5B1B"/>
    <w:rsid w:val="002F7E4E"/>
    <w:rsid w:val="002F7FA6"/>
    <w:rsid w:val="00300D51"/>
    <w:rsid w:val="00304F89"/>
    <w:rsid w:val="003056C1"/>
    <w:rsid w:val="00306348"/>
    <w:rsid w:val="00306733"/>
    <w:rsid w:val="003070DA"/>
    <w:rsid w:val="00307181"/>
    <w:rsid w:val="003077E3"/>
    <w:rsid w:val="00307C25"/>
    <w:rsid w:val="003103BC"/>
    <w:rsid w:val="00310600"/>
    <w:rsid w:val="00311716"/>
    <w:rsid w:val="003117F0"/>
    <w:rsid w:val="003124DB"/>
    <w:rsid w:val="00312898"/>
    <w:rsid w:val="003129B0"/>
    <w:rsid w:val="00312E3F"/>
    <w:rsid w:val="00312EC3"/>
    <w:rsid w:val="00313A3E"/>
    <w:rsid w:val="0031445C"/>
    <w:rsid w:val="00315520"/>
    <w:rsid w:val="0031579C"/>
    <w:rsid w:val="003161E4"/>
    <w:rsid w:val="003164BA"/>
    <w:rsid w:val="00323C23"/>
    <w:rsid w:val="003246B3"/>
    <w:rsid w:val="00324B96"/>
    <w:rsid w:val="00325192"/>
    <w:rsid w:val="00327512"/>
    <w:rsid w:val="003276C9"/>
    <w:rsid w:val="00327D23"/>
    <w:rsid w:val="003304B6"/>
    <w:rsid w:val="00332966"/>
    <w:rsid w:val="003337C4"/>
    <w:rsid w:val="00333EA7"/>
    <w:rsid w:val="0033487F"/>
    <w:rsid w:val="003356A9"/>
    <w:rsid w:val="00335D20"/>
    <w:rsid w:val="00335EAF"/>
    <w:rsid w:val="003375EE"/>
    <w:rsid w:val="00337C80"/>
    <w:rsid w:val="0034023F"/>
    <w:rsid w:val="003409D7"/>
    <w:rsid w:val="00340B1B"/>
    <w:rsid w:val="003423B0"/>
    <w:rsid w:val="0034402D"/>
    <w:rsid w:val="003444E0"/>
    <w:rsid w:val="00344633"/>
    <w:rsid w:val="00344906"/>
    <w:rsid w:val="0034589F"/>
    <w:rsid w:val="003459F3"/>
    <w:rsid w:val="00345EA2"/>
    <w:rsid w:val="003503DC"/>
    <w:rsid w:val="00351EBA"/>
    <w:rsid w:val="00352CD0"/>
    <w:rsid w:val="00352FFB"/>
    <w:rsid w:val="00354C61"/>
    <w:rsid w:val="003563FC"/>
    <w:rsid w:val="00356B31"/>
    <w:rsid w:val="00361CAA"/>
    <w:rsid w:val="00361D0D"/>
    <w:rsid w:val="00361FDE"/>
    <w:rsid w:val="0036205C"/>
    <w:rsid w:val="00362610"/>
    <w:rsid w:val="0036279D"/>
    <w:rsid w:val="00362B65"/>
    <w:rsid w:val="0036555B"/>
    <w:rsid w:val="00365AF6"/>
    <w:rsid w:val="00365D26"/>
    <w:rsid w:val="00366205"/>
    <w:rsid w:val="003675EE"/>
    <w:rsid w:val="00367C30"/>
    <w:rsid w:val="0037106A"/>
    <w:rsid w:val="003720F4"/>
    <w:rsid w:val="00372A77"/>
    <w:rsid w:val="00373C3E"/>
    <w:rsid w:val="003744B6"/>
    <w:rsid w:val="00374E45"/>
    <w:rsid w:val="00375529"/>
    <w:rsid w:val="00375B11"/>
    <w:rsid w:val="00375D6E"/>
    <w:rsid w:val="00376090"/>
    <w:rsid w:val="003761B6"/>
    <w:rsid w:val="00376609"/>
    <w:rsid w:val="0037670A"/>
    <w:rsid w:val="00376944"/>
    <w:rsid w:val="003808B5"/>
    <w:rsid w:val="00380B30"/>
    <w:rsid w:val="0038112B"/>
    <w:rsid w:val="0038163F"/>
    <w:rsid w:val="0038187C"/>
    <w:rsid w:val="00382366"/>
    <w:rsid w:val="00382689"/>
    <w:rsid w:val="00382908"/>
    <w:rsid w:val="00382FBA"/>
    <w:rsid w:val="00383192"/>
    <w:rsid w:val="003832E9"/>
    <w:rsid w:val="00383A83"/>
    <w:rsid w:val="0038465E"/>
    <w:rsid w:val="003852FB"/>
    <w:rsid w:val="00386357"/>
    <w:rsid w:val="00386470"/>
    <w:rsid w:val="0038690B"/>
    <w:rsid w:val="0038759C"/>
    <w:rsid w:val="003903F6"/>
    <w:rsid w:val="00390672"/>
    <w:rsid w:val="00390D1F"/>
    <w:rsid w:val="0039130E"/>
    <w:rsid w:val="00391AFA"/>
    <w:rsid w:val="00393C3D"/>
    <w:rsid w:val="00394993"/>
    <w:rsid w:val="003967AD"/>
    <w:rsid w:val="003970C8"/>
    <w:rsid w:val="00397EA2"/>
    <w:rsid w:val="003A0475"/>
    <w:rsid w:val="003A1B52"/>
    <w:rsid w:val="003A2D42"/>
    <w:rsid w:val="003A438B"/>
    <w:rsid w:val="003A5854"/>
    <w:rsid w:val="003A5B25"/>
    <w:rsid w:val="003A71C1"/>
    <w:rsid w:val="003A7D5B"/>
    <w:rsid w:val="003B01EC"/>
    <w:rsid w:val="003B7951"/>
    <w:rsid w:val="003C0522"/>
    <w:rsid w:val="003C1AC1"/>
    <w:rsid w:val="003C2CA0"/>
    <w:rsid w:val="003C2EB3"/>
    <w:rsid w:val="003C3E2C"/>
    <w:rsid w:val="003C45B1"/>
    <w:rsid w:val="003C5839"/>
    <w:rsid w:val="003C59B5"/>
    <w:rsid w:val="003C5D22"/>
    <w:rsid w:val="003C5E09"/>
    <w:rsid w:val="003C5F9A"/>
    <w:rsid w:val="003C7A28"/>
    <w:rsid w:val="003D0437"/>
    <w:rsid w:val="003D0C05"/>
    <w:rsid w:val="003D1172"/>
    <w:rsid w:val="003D11AF"/>
    <w:rsid w:val="003D2369"/>
    <w:rsid w:val="003D24EB"/>
    <w:rsid w:val="003D3392"/>
    <w:rsid w:val="003D3BDB"/>
    <w:rsid w:val="003D3EB4"/>
    <w:rsid w:val="003D54A3"/>
    <w:rsid w:val="003D5AA4"/>
    <w:rsid w:val="003D63BE"/>
    <w:rsid w:val="003D7096"/>
    <w:rsid w:val="003D7423"/>
    <w:rsid w:val="003E1B67"/>
    <w:rsid w:val="003E33EA"/>
    <w:rsid w:val="003E3F12"/>
    <w:rsid w:val="003E3F6E"/>
    <w:rsid w:val="003E43CB"/>
    <w:rsid w:val="003E5116"/>
    <w:rsid w:val="003E51AD"/>
    <w:rsid w:val="003E57FB"/>
    <w:rsid w:val="003E591D"/>
    <w:rsid w:val="003E5E1C"/>
    <w:rsid w:val="003E6018"/>
    <w:rsid w:val="003E7112"/>
    <w:rsid w:val="003F0ECA"/>
    <w:rsid w:val="003F108C"/>
    <w:rsid w:val="003F16E8"/>
    <w:rsid w:val="003F1F3B"/>
    <w:rsid w:val="003F4CDA"/>
    <w:rsid w:val="003F6139"/>
    <w:rsid w:val="003F6F6E"/>
    <w:rsid w:val="00400B95"/>
    <w:rsid w:val="00400FC8"/>
    <w:rsid w:val="004015AF"/>
    <w:rsid w:val="00401743"/>
    <w:rsid w:val="00401D8C"/>
    <w:rsid w:val="00401FE3"/>
    <w:rsid w:val="004024D4"/>
    <w:rsid w:val="00402EA2"/>
    <w:rsid w:val="0040331D"/>
    <w:rsid w:val="00404714"/>
    <w:rsid w:val="00404F7C"/>
    <w:rsid w:val="00406026"/>
    <w:rsid w:val="00406B81"/>
    <w:rsid w:val="00406F92"/>
    <w:rsid w:val="00407558"/>
    <w:rsid w:val="004102A0"/>
    <w:rsid w:val="00411339"/>
    <w:rsid w:val="0041284D"/>
    <w:rsid w:val="004133E1"/>
    <w:rsid w:val="00413511"/>
    <w:rsid w:val="004144FF"/>
    <w:rsid w:val="00414A96"/>
    <w:rsid w:val="00414B74"/>
    <w:rsid w:val="00416936"/>
    <w:rsid w:val="00417743"/>
    <w:rsid w:val="00420254"/>
    <w:rsid w:val="00420327"/>
    <w:rsid w:val="00422DF4"/>
    <w:rsid w:val="00423000"/>
    <w:rsid w:val="004247CB"/>
    <w:rsid w:val="00424C14"/>
    <w:rsid w:val="0042545B"/>
    <w:rsid w:val="0042574F"/>
    <w:rsid w:val="00425B05"/>
    <w:rsid w:val="004263A8"/>
    <w:rsid w:val="0042657B"/>
    <w:rsid w:val="00426B4F"/>
    <w:rsid w:val="0043000D"/>
    <w:rsid w:val="004302A0"/>
    <w:rsid w:val="00430AA8"/>
    <w:rsid w:val="00431009"/>
    <w:rsid w:val="004318E6"/>
    <w:rsid w:val="00432A99"/>
    <w:rsid w:val="00432E05"/>
    <w:rsid w:val="00433600"/>
    <w:rsid w:val="00435E1A"/>
    <w:rsid w:val="004365EF"/>
    <w:rsid w:val="00436A27"/>
    <w:rsid w:val="00436BA6"/>
    <w:rsid w:val="004370E4"/>
    <w:rsid w:val="0043728C"/>
    <w:rsid w:val="00437619"/>
    <w:rsid w:val="0044022B"/>
    <w:rsid w:val="004404CB"/>
    <w:rsid w:val="004408FB"/>
    <w:rsid w:val="00440AB1"/>
    <w:rsid w:val="00442A51"/>
    <w:rsid w:val="00443614"/>
    <w:rsid w:val="00445801"/>
    <w:rsid w:val="004461C8"/>
    <w:rsid w:val="0044788E"/>
    <w:rsid w:val="004507B0"/>
    <w:rsid w:val="00450AAD"/>
    <w:rsid w:val="00450CAF"/>
    <w:rsid w:val="00450DBE"/>
    <w:rsid w:val="00451424"/>
    <w:rsid w:val="00453C69"/>
    <w:rsid w:val="00453E40"/>
    <w:rsid w:val="00454394"/>
    <w:rsid w:val="00455F78"/>
    <w:rsid w:val="0045617F"/>
    <w:rsid w:val="00461547"/>
    <w:rsid w:val="004616CF"/>
    <w:rsid w:val="00461E91"/>
    <w:rsid w:val="0046412F"/>
    <w:rsid w:val="004644F5"/>
    <w:rsid w:val="00465768"/>
    <w:rsid w:val="00465AE6"/>
    <w:rsid w:val="00465DE7"/>
    <w:rsid w:val="0046623E"/>
    <w:rsid w:val="00466F35"/>
    <w:rsid w:val="00467C4F"/>
    <w:rsid w:val="00470385"/>
    <w:rsid w:val="00470430"/>
    <w:rsid w:val="004704A3"/>
    <w:rsid w:val="004706B0"/>
    <w:rsid w:val="004711E8"/>
    <w:rsid w:val="0047189A"/>
    <w:rsid w:val="00471CAC"/>
    <w:rsid w:val="00473DF1"/>
    <w:rsid w:val="00474018"/>
    <w:rsid w:val="00475900"/>
    <w:rsid w:val="00476A63"/>
    <w:rsid w:val="00477580"/>
    <w:rsid w:val="0048126D"/>
    <w:rsid w:val="00482B2B"/>
    <w:rsid w:val="00482BC6"/>
    <w:rsid w:val="0048318E"/>
    <w:rsid w:val="004831E0"/>
    <w:rsid w:val="00484D6E"/>
    <w:rsid w:val="00484F94"/>
    <w:rsid w:val="00486A39"/>
    <w:rsid w:val="00486DA8"/>
    <w:rsid w:val="0048737F"/>
    <w:rsid w:val="00487C11"/>
    <w:rsid w:val="00487E3F"/>
    <w:rsid w:val="004901E9"/>
    <w:rsid w:val="004910C8"/>
    <w:rsid w:val="00492658"/>
    <w:rsid w:val="004937F0"/>
    <w:rsid w:val="00493AC4"/>
    <w:rsid w:val="00496C4D"/>
    <w:rsid w:val="00497A6D"/>
    <w:rsid w:val="004A3266"/>
    <w:rsid w:val="004A3387"/>
    <w:rsid w:val="004A3389"/>
    <w:rsid w:val="004A3881"/>
    <w:rsid w:val="004A42FF"/>
    <w:rsid w:val="004A44FE"/>
    <w:rsid w:val="004A538E"/>
    <w:rsid w:val="004A5EDA"/>
    <w:rsid w:val="004A7A80"/>
    <w:rsid w:val="004B0C9B"/>
    <w:rsid w:val="004B0F9C"/>
    <w:rsid w:val="004B1526"/>
    <w:rsid w:val="004B2306"/>
    <w:rsid w:val="004B3344"/>
    <w:rsid w:val="004B36E9"/>
    <w:rsid w:val="004B3C9C"/>
    <w:rsid w:val="004B4E79"/>
    <w:rsid w:val="004B5F73"/>
    <w:rsid w:val="004B6089"/>
    <w:rsid w:val="004B67DF"/>
    <w:rsid w:val="004B6A8C"/>
    <w:rsid w:val="004B70B2"/>
    <w:rsid w:val="004B7D6C"/>
    <w:rsid w:val="004C0099"/>
    <w:rsid w:val="004C1D8C"/>
    <w:rsid w:val="004C2385"/>
    <w:rsid w:val="004C4370"/>
    <w:rsid w:val="004C44B1"/>
    <w:rsid w:val="004C517B"/>
    <w:rsid w:val="004C5957"/>
    <w:rsid w:val="004C7A61"/>
    <w:rsid w:val="004C7C1D"/>
    <w:rsid w:val="004C7F32"/>
    <w:rsid w:val="004D08D5"/>
    <w:rsid w:val="004D1E83"/>
    <w:rsid w:val="004D1F23"/>
    <w:rsid w:val="004D24BF"/>
    <w:rsid w:val="004D2A5B"/>
    <w:rsid w:val="004D3AE6"/>
    <w:rsid w:val="004D492D"/>
    <w:rsid w:val="004D4DB0"/>
    <w:rsid w:val="004D5F9B"/>
    <w:rsid w:val="004D7A43"/>
    <w:rsid w:val="004E0216"/>
    <w:rsid w:val="004E262C"/>
    <w:rsid w:val="004E2999"/>
    <w:rsid w:val="004E2E09"/>
    <w:rsid w:val="004E4035"/>
    <w:rsid w:val="004E4BD5"/>
    <w:rsid w:val="004E5091"/>
    <w:rsid w:val="004E52CC"/>
    <w:rsid w:val="004E5DA7"/>
    <w:rsid w:val="004E627B"/>
    <w:rsid w:val="004E651D"/>
    <w:rsid w:val="004E79D7"/>
    <w:rsid w:val="004F1AA1"/>
    <w:rsid w:val="004F214D"/>
    <w:rsid w:val="004F2DE8"/>
    <w:rsid w:val="004F2E4B"/>
    <w:rsid w:val="004F313B"/>
    <w:rsid w:val="004F4457"/>
    <w:rsid w:val="004F4B11"/>
    <w:rsid w:val="004F50D4"/>
    <w:rsid w:val="004F7404"/>
    <w:rsid w:val="00500BBE"/>
    <w:rsid w:val="00501DA5"/>
    <w:rsid w:val="005030C7"/>
    <w:rsid w:val="00504089"/>
    <w:rsid w:val="0050581A"/>
    <w:rsid w:val="005060DA"/>
    <w:rsid w:val="0050669F"/>
    <w:rsid w:val="005076BF"/>
    <w:rsid w:val="005105FF"/>
    <w:rsid w:val="00510AC8"/>
    <w:rsid w:val="00512BC4"/>
    <w:rsid w:val="00512F55"/>
    <w:rsid w:val="0051309A"/>
    <w:rsid w:val="005131C9"/>
    <w:rsid w:val="00513350"/>
    <w:rsid w:val="005136CC"/>
    <w:rsid w:val="00515AE9"/>
    <w:rsid w:val="00516E9F"/>
    <w:rsid w:val="00517044"/>
    <w:rsid w:val="0051752B"/>
    <w:rsid w:val="00520134"/>
    <w:rsid w:val="00521487"/>
    <w:rsid w:val="00521EC1"/>
    <w:rsid w:val="005243FE"/>
    <w:rsid w:val="005255F0"/>
    <w:rsid w:val="00525F6B"/>
    <w:rsid w:val="0052686A"/>
    <w:rsid w:val="00526D03"/>
    <w:rsid w:val="005277C7"/>
    <w:rsid w:val="00530CE9"/>
    <w:rsid w:val="005325D7"/>
    <w:rsid w:val="0053299D"/>
    <w:rsid w:val="00532FFA"/>
    <w:rsid w:val="00533476"/>
    <w:rsid w:val="00534D39"/>
    <w:rsid w:val="0053551F"/>
    <w:rsid w:val="00535AAA"/>
    <w:rsid w:val="00537226"/>
    <w:rsid w:val="005400FD"/>
    <w:rsid w:val="005403CB"/>
    <w:rsid w:val="0054063F"/>
    <w:rsid w:val="00540C15"/>
    <w:rsid w:val="005410EB"/>
    <w:rsid w:val="00541AE0"/>
    <w:rsid w:val="005426B5"/>
    <w:rsid w:val="0054389C"/>
    <w:rsid w:val="00543F99"/>
    <w:rsid w:val="00547AA5"/>
    <w:rsid w:val="00550331"/>
    <w:rsid w:val="005515AD"/>
    <w:rsid w:val="0055369C"/>
    <w:rsid w:val="0055390F"/>
    <w:rsid w:val="00555813"/>
    <w:rsid w:val="00555FA8"/>
    <w:rsid w:val="00556F41"/>
    <w:rsid w:val="00557CD8"/>
    <w:rsid w:val="00557E44"/>
    <w:rsid w:val="00560656"/>
    <w:rsid w:val="00563147"/>
    <w:rsid w:val="00563868"/>
    <w:rsid w:val="00564330"/>
    <w:rsid w:val="005650AF"/>
    <w:rsid w:val="00565F8D"/>
    <w:rsid w:val="00567FDB"/>
    <w:rsid w:val="005712FE"/>
    <w:rsid w:val="0057177B"/>
    <w:rsid w:val="005729A1"/>
    <w:rsid w:val="005734F1"/>
    <w:rsid w:val="005745E6"/>
    <w:rsid w:val="00575476"/>
    <w:rsid w:val="00576549"/>
    <w:rsid w:val="00577F18"/>
    <w:rsid w:val="0058034D"/>
    <w:rsid w:val="0058101E"/>
    <w:rsid w:val="005822A6"/>
    <w:rsid w:val="005828CB"/>
    <w:rsid w:val="00582A73"/>
    <w:rsid w:val="00583A27"/>
    <w:rsid w:val="00583C29"/>
    <w:rsid w:val="00583CAE"/>
    <w:rsid w:val="00584AA0"/>
    <w:rsid w:val="005850BC"/>
    <w:rsid w:val="00585D4F"/>
    <w:rsid w:val="0058685A"/>
    <w:rsid w:val="0058685B"/>
    <w:rsid w:val="00587104"/>
    <w:rsid w:val="00592E42"/>
    <w:rsid w:val="005936F1"/>
    <w:rsid w:val="005937CD"/>
    <w:rsid w:val="00594B53"/>
    <w:rsid w:val="00595C54"/>
    <w:rsid w:val="005A004E"/>
    <w:rsid w:val="005A0061"/>
    <w:rsid w:val="005A12A9"/>
    <w:rsid w:val="005A1AF9"/>
    <w:rsid w:val="005A1FED"/>
    <w:rsid w:val="005A252B"/>
    <w:rsid w:val="005A27DA"/>
    <w:rsid w:val="005A4258"/>
    <w:rsid w:val="005A473D"/>
    <w:rsid w:val="005A4962"/>
    <w:rsid w:val="005A4E6B"/>
    <w:rsid w:val="005A6488"/>
    <w:rsid w:val="005A711B"/>
    <w:rsid w:val="005A7463"/>
    <w:rsid w:val="005A7582"/>
    <w:rsid w:val="005A789E"/>
    <w:rsid w:val="005B173C"/>
    <w:rsid w:val="005B1CE2"/>
    <w:rsid w:val="005B4BB2"/>
    <w:rsid w:val="005B6A74"/>
    <w:rsid w:val="005B744D"/>
    <w:rsid w:val="005C0C92"/>
    <w:rsid w:val="005C241B"/>
    <w:rsid w:val="005C250F"/>
    <w:rsid w:val="005C3134"/>
    <w:rsid w:val="005C3999"/>
    <w:rsid w:val="005C3CA9"/>
    <w:rsid w:val="005C48CA"/>
    <w:rsid w:val="005C4C2C"/>
    <w:rsid w:val="005C540F"/>
    <w:rsid w:val="005C61DE"/>
    <w:rsid w:val="005C624E"/>
    <w:rsid w:val="005C6A0F"/>
    <w:rsid w:val="005C6C0D"/>
    <w:rsid w:val="005D07D0"/>
    <w:rsid w:val="005D08D2"/>
    <w:rsid w:val="005D25D6"/>
    <w:rsid w:val="005D2A67"/>
    <w:rsid w:val="005D30F4"/>
    <w:rsid w:val="005D3B9A"/>
    <w:rsid w:val="005D5AAE"/>
    <w:rsid w:val="005D76A0"/>
    <w:rsid w:val="005D7A6C"/>
    <w:rsid w:val="005E019F"/>
    <w:rsid w:val="005E0B39"/>
    <w:rsid w:val="005E0F1B"/>
    <w:rsid w:val="005E1717"/>
    <w:rsid w:val="005E22CE"/>
    <w:rsid w:val="005E2827"/>
    <w:rsid w:val="005E2A85"/>
    <w:rsid w:val="005E4104"/>
    <w:rsid w:val="005E4521"/>
    <w:rsid w:val="005E4DF1"/>
    <w:rsid w:val="005E556A"/>
    <w:rsid w:val="005E5E81"/>
    <w:rsid w:val="005E6A0F"/>
    <w:rsid w:val="005E6A8C"/>
    <w:rsid w:val="005E6DB8"/>
    <w:rsid w:val="005F056E"/>
    <w:rsid w:val="005F058F"/>
    <w:rsid w:val="005F07E0"/>
    <w:rsid w:val="005F0C04"/>
    <w:rsid w:val="005F1A9B"/>
    <w:rsid w:val="005F21C4"/>
    <w:rsid w:val="005F242D"/>
    <w:rsid w:val="005F3C5A"/>
    <w:rsid w:val="005F5E31"/>
    <w:rsid w:val="005F6062"/>
    <w:rsid w:val="005F7661"/>
    <w:rsid w:val="005F790D"/>
    <w:rsid w:val="00602675"/>
    <w:rsid w:val="00602DD7"/>
    <w:rsid w:val="00603CE6"/>
    <w:rsid w:val="0060452C"/>
    <w:rsid w:val="0060502E"/>
    <w:rsid w:val="00606D1F"/>
    <w:rsid w:val="00606E73"/>
    <w:rsid w:val="00607FA9"/>
    <w:rsid w:val="00612DBC"/>
    <w:rsid w:val="00612E09"/>
    <w:rsid w:val="00614F58"/>
    <w:rsid w:val="006151C8"/>
    <w:rsid w:val="00615E3F"/>
    <w:rsid w:val="0061655A"/>
    <w:rsid w:val="00616F18"/>
    <w:rsid w:val="006178EF"/>
    <w:rsid w:val="00617C29"/>
    <w:rsid w:val="00620006"/>
    <w:rsid w:val="00620277"/>
    <w:rsid w:val="006202AD"/>
    <w:rsid w:val="006203A5"/>
    <w:rsid w:val="00621443"/>
    <w:rsid w:val="00622149"/>
    <w:rsid w:val="006228EC"/>
    <w:rsid w:val="00622ABB"/>
    <w:rsid w:val="006231B7"/>
    <w:rsid w:val="006235D2"/>
    <w:rsid w:val="00624828"/>
    <w:rsid w:val="00624DCD"/>
    <w:rsid w:val="00625FDE"/>
    <w:rsid w:val="00626158"/>
    <w:rsid w:val="006275BD"/>
    <w:rsid w:val="00630C20"/>
    <w:rsid w:val="006323FC"/>
    <w:rsid w:val="00632DE5"/>
    <w:rsid w:val="00634DF8"/>
    <w:rsid w:val="006359EB"/>
    <w:rsid w:val="00635D5A"/>
    <w:rsid w:val="00636693"/>
    <w:rsid w:val="00637134"/>
    <w:rsid w:val="00637261"/>
    <w:rsid w:val="006402EB"/>
    <w:rsid w:val="0064392A"/>
    <w:rsid w:val="0064489D"/>
    <w:rsid w:val="00644F42"/>
    <w:rsid w:val="00647555"/>
    <w:rsid w:val="00647611"/>
    <w:rsid w:val="0064796A"/>
    <w:rsid w:val="0065016B"/>
    <w:rsid w:val="0065034B"/>
    <w:rsid w:val="00650BD1"/>
    <w:rsid w:val="00651E14"/>
    <w:rsid w:val="00651FCC"/>
    <w:rsid w:val="006523C2"/>
    <w:rsid w:val="0065296E"/>
    <w:rsid w:val="00652FE4"/>
    <w:rsid w:val="0065341F"/>
    <w:rsid w:val="00654212"/>
    <w:rsid w:val="006551BF"/>
    <w:rsid w:val="00656F60"/>
    <w:rsid w:val="006624F8"/>
    <w:rsid w:val="0066266E"/>
    <w:rsid w:val="0066285E"/>
    <w:rsid w:val="00662E60"/>
    <w:rsid w:val="006630C9"/>
    <w:rsid w:val="00663748"/>
    <w:rsid w:val="0066447E"/>
    <w:rsid w:val="00664D3C"/>
    <w:rsid w:val="00666DBF"/>
    <w:rsid w:val="00666ECF"/>
    <w:rsid w:val="006678A7"/>
    <w:rsid w:val="006704A2"/>
    <w:rsid w:val="006717C6"/>
    <w:rsid w:val="0067204D"/>
    <w:rsid w:val="00672070"/>
    <w:rsid w:val="006721F9"/>
    <w:rsid w:val="00672994"/>
    <w:rsid w:val="00673C7D"/>
    <w:rsid w:val="006750B8"/>
    <w:rsid w:val="006751EE"/>
    <w:rsid w:val="00675328"/>
    <w:rsid w:val="00675EA4"/>
    <w:rsid w:val="006765B7"/>
    <w:rsid w:val="00676B29"/>
    <w:rsid w:val="00677178"/>
    <w:rsid w:val="00680718"/>
    <w:rsid w:val="006807CF"/>
    <w:rsid w:val="0068250E"/>
    <w:rsid w:val="00683449"/>
    <w:rsid w:val="00683982"/>
    <w:rsid w:val="006840B5"/>
    <w:rsid w:val="006849CA"/>
    <w:rsid w:val="00686AA1"/>
    <w:rsid w:val="006877B5"/>
    <w:rsid w:val="00687F0C"/>
    <w:rsid w:val="00692458"/>
    <w:rsid w:val="006931E2"/>
    <w:rsid w:val="006934BA"/>
    <w:rsid w:val="00694239"/>
    <w:rsid w:val="00694B73"/>
    <w:rsid w:val="0069569D"/>
    <w:rsid w:val="00695971"/>
    <w:rsid w:val="0069648E"/>
    <w:rsid w:val="006965E5"/>
    <w:rsid w:val="0069692D"/>
    <w:rsid w:val="00696A66"/>
    <w:rsid w:val="00696DEC"/>
    <w:rsid w:val="00697514"/>
    <w:rsid w:val="006975F6"/>
    <w:rsid w:val="00697B50"/>
    <w:rsid w:val="006A06CD"/>
    <w:rsid w:val="006A072D"/>
    <w:rsid w:val="006A145D"/>
    <w:rsid w:val="006A1665"/>
    <w:rsid w:val="006A3430"/>
    <w:rsid w:val="006A3BC3"/>
    <w:rsid w:val="006A3CCF"/>
    <w:rsid w:val="006A3CE0"/>
    <w:rsid w:val="006A3E94"/>
    <w:rsid w:val="006A4128"/>
    <w:rsid w:val="006A429F"/>
    <w:rsid w:val="006A4426"/>
    <w:rsid w:val="006A45C6"/>
    <w:rsid w:val="006A4B50"/>
    <w:rsid w:val="006A541D"/>
    <w:rsid w:val="006A57E4"/>
    <w:rsid w:val="006A5862"/>
    <w:rsid w:val="006A592E"/>
    <w:rsid w:val="006A6376"/>
    <w:rsid w:val="006A656B"/>
    <w:rsid w:val="006A6F3B"/>
    <w:rsid w:val="006B15DB"/>
    <w:rsid w:val="006B1E2B"/>
    <w:rsid w:val="006B212F"/>
    <w:rsid w:val="006B25D6"/>
    <w:rsid w:val="006B3297"/>
    <w:rsid w:val="006B45E0"/>
    <w:rsid w:val="006B6358"/>
    <w:rsid w:val="006B6CFE"/>
    <w:rsid w:val="006B708D"/>
    <w:rsid w:val="006B7FAD"/>
    <w:rsid w:val="006C0867"/>
    <w:rsid w:val="006C1F79"/>
    <w:rsid w:val="006C219C"/>
    <w:rsid w:val="006C24CB"/>
    <w:rsid w:val="006C2DC4"/>
    <w:rsid w:val="006C472B"/>
    <w:rsid w:val="006C502F"/>
    <w:rsid w:val="006C62DC"/>
    <w:rsid w:val="006C6554"/>
    <w:rsid w:val="006C7863"/>
    <w:rsid w:val="006C7FBF"/>
    <w:rsid w:val="006D062D"/>
    <w:rsid w:val="006D12B6"/>
    <w:rsid w:val="006D2B90"/>
    <w:rsid w:val="006D2C44"/>
    <w:rsid w:val="006D3D06"/>
    <w:rsid w:val="006D48A9"/>
    <w:rsid w:val="006D4DB8"/>
    <w:rsid w:val="006D58EA"/>
    <w:rsid w:val="006D5B67"/>
    <w:rsid w:val="006D6214"/>
    <w:rsid w:val="006D6EDE"/>
    <w:rsid w:val="006D706C"/>
    <w:rsid w:val="006D71AF"/>
    <w:rsid w:val="006E0704"/>
    <w:rsid w:val="006E0AC2"/>
    <w:rsid w:val="006E1678"/>
    <w:rsid w:val="006E180F"/>
    <w:rsid w:val="006E2149"/>
    <w:rsid w:val="006E2424"/>
    <w:rsid w:val="006E294E"/>
    <w:rsid w:val="006E3D21"/>
    <w:rsid w:val="006E3F77"/>
    <w:rsid w:val="006E45C7"/>
    <w:rsid w:val="006E4F44"/>
    <w:rsid w:val="006E52C3"/>
    <w:rsid w:val="006E6147"/>
    <w:rsid w:val="006E6E40"/>
    <w:rsid w:val="006E7F0E"/>
    <w:rsid w:val="006F2481"/>
    <w:rsid w:val="006F3508"/>
    <w:rsid w:val="006F388A"/>
    <w:rsid w:val="006F3A5A"/>
    <w:rsid w:val="006F4276"/>
    <w:rsid w:val="006F459D"/>
    <w:rsid w:val="006F53D3"/>
    <w:rsid w:val="006F57C4"/>
    <w:rsid w:val="007025B1"/>
    <w:rsid w:val="007025D8"/>
    <w:rsid w:val="007026A2"/>
    <w:rsid w:val="00703112"/>
    <w:rsid w:val="007045AA"/>
    <w:rsid w:val="00704EBE"/>
    <w:rsid w:val="00705AE9"/>
    <w:rsid w:val="00705DB4"/>
    <w:rsid w:val="00706F01"/>
    <w:rsid w:val="007103D1"/>
    <w:rsid w:val="007107A3"/>
    <w:rsid w:val="00711755"/>
    <w:rsid w:val="00712838"/>
    <w:rsid w:val="007133A8"/>
    <w:rsid w:val="00713B33"/>
    <w:rsid w:val="007141F3"/>
    <w:rsid w:val="007153B3"/>
    <w:rsid w:val="00715B15"/>
    <w:rsid w:val="0071607F"/>
    <w:rsid w:val="00716C43"/>
    <w:rsid w:val="00717103"/>
    <w:rsid w:val="00717635"/>
    <w:rsid w:val="00717C0A"/>
    <w:rsid w:val="00717FF0"/>
    <w:rsid w:val="00721048"/>
    <w:rsid w:val="00721441"/>
    <w:rsid w:val="00721486"/>
    <w:rsid w:val="00721D61"/>
    <w:rsid w:val="0072256F"/>
    <w:rsid w:val="00722DE0"/>
    <w:rsid w:val="00724FDD"/>
    <w:rsid w:val="00725FAA"/>
    <w:rsid w:val="00726E4F"/>
    <w:rsid w:val="0072781C"/>
    <w:rsid w:val="00727842"/>
    <w:rsid w:val="0073054B"/>
    <w:rsid w:val="007308EE"/>
    <w:rsid w:val="007324C4"/>
    <w:rsid w:val="00734091"/>
    <w:rsid w:val="007341CD"/>
    <w:rsid w:val="007350A1"/>
    <w:rsid w:val="00735BD5"/>
    <w:rsid w:val="00737BAF"/>
    <w:rsid w:val="007406BF"/>
    <w:rsid w:val="0074079A"/>
    <w:rsid w:val="00744635"/>
    <w:rsid w:val="00745808"/>
    <w:rsid w:val="00745AEB"/>
    <w:rsid w:val="00745B5A"/>
    <w:rsid w:val="00745D31"/>
    <w:rsid w:val="00747082"/>
    <w:rsid w:val="007475D4"/>
    <w:rsid w:val="00750220"/>
    <w:rsid w:val="00751180"/>
    <w:rsid w:val="00751749"/>
    <w:rsid w:val="00751C9B"/>
    <w:rsid w:val="007528F7"/>
    <w:rsid w:val="00754622"/>
    <w:rsid w:val="007556DC"/>
    <w:rsid w:val="00756373"/>
    <w:rsid w:val="00756A46"/>
    <w:rsid w:val="00760F5F"/>
    <w:rsid w:val="0076204C"/>
    <w:rsid w:val="0076345A"/>
    <w:rsid w:val="00763822"/>
    <w:rsid w:val="00763C9F"/>
    <w:rsid w:val="0076467B"/>
    <w:rsid w:val="0076646F"/>
    <w:rsid w:val="00766820"/>
    <w:rsid w:val="00766AE4"/>
    <w:rsid w:val="00767214"/>
    <w:rsid w:val="00767A44"/>
    <w:rsid w:val="00770842"/>
    <w:rsid w:val="007726FC"/>
    <w:rsid w:val="00773620"/>
    <w:rsid w:val="0077393E"/>
    <w:rsid w:val="00773B1E"/>
    <w:rsid w:val="007742D9"/>
    <w:rsid w:val="007747F5"/>
    <w:rsid w:val="00777CD2"/>
    <w:rsid w:val="00777DEC"/>
    <w:rsid w:val="007804B8"/>
    <w:rsid w:val="007805F8"/>
    <w:rsid w:val="00781B6D"/>
    <w:rsid w:val="0078350C"/>
    <w:rsid w:val="007835DB"/>
    <w:rsid w:val="00783751"/>
    <w:rsid w:val="00784118"/>
    <w:rsid w:val="00785DB6"/>
    <w:rsid w:val="007903B1"/>
    <w:rsid w:val="007906F4"/>
    <w:rsid w:val="00790795"/>
    <w:rsid w:val="00791119"/>
    <w:rsid w:val="00791162"/>
    <w:rsid w:val="00791421"/>
    <w:rsid w:val="00791432"/>
    <w:rsid w:val="00794147"/>
    <w:rsid w:val="007945BF"/>
    <w:rsid w:val="007947BD"/>
    <w:rsid w:val="00794A96"/>
    <w:rsid w:val="00794DC7"/>
    <w:rsid w:val="00794FBA"/>
    <w:rsid w:val="007979F1"/>
    <w:rsid w:val="007A043E"/>
    <w:rsid w:val="007A0CFB"/>
    <w:rsid w:val="007A0F8E"/>
    <w:rsid w:val="007A161C"/>
    <w:rsid w:val="007A19EB"/>
    <w:rsid w:val="007A1DC9"/>
    <w:rsid w:val="007A1FA2"/>
    <w:rsid w:val="007A2216"/>
    <w:rsid w:val="007A3742"/>
    <w:rsid w:val="007A41B5"/>
    <w:rsid w:val="007A437D"/>
    <w:rsid w:val="007A50AF"/>
    <w:rsid w:val="007A5898"/>
    <w:rsid w:val="007A71DC"/>
    <w:rsid w:val="007A75C7"/>
    <w:rsid w:val="007A785E"/>
    <w:rsid w:val="007A7D30"/>
    <w:rsid w:val="007B116E"/>
    <w:rsid w:val="007B2D74"/>
    <w:rsid w:val="007B30B3"/>
    <w:rsid w:val="007B4576"/>
    <w:rsid w:val="007B46D7"/>
    <w:rsid w:val="007B5358"/>
    <w:rsid w:val="007B53E0"/>
    <w:rsid w:val="007B6B07"/>
    <w:rsid w:val="007B6D52"/>
    <w:rsid w:val="007B6DAA"/>
    <w:rsid w:val="007B77BC"/>
    <w:rsid w:val="007C00B6"/>
    <w:rsid w:val="007C2376"/>
    <w:rsid w:val="007C2961"/>
    <w:rsid w:val="007C3D72"/>
    <w:rsid w:val="007C40D8"/>
    <w:rsid w:val="007C44E0"/>
    <w:rsid w:val="007C51B5"/>
    <w:rsid w:val="007C6A0A"/>
    <w:rsid w:val="007C6CFC"/>
    <w:rsid w:val="007C77D8"/>
    <w:rsid w:val="007D012C"/>
    <w:rsid w:val="007D0609"/>
    <w:rsid w:val="007D16BD"/>
    <w:rsid w:val="007D1C18"/>
    <w:rsid w:val="007D2024"/>
    <w:rsid w:val="007D2694"/>
    <w:rsid w:val="007D2D98"/>
    <w:rsid w:val="007D3782"/>
    <w:rsid w:val="007D5A60"/>
    <w:rsid w:val="007D5D61"/>
    <w:rsid w:val="007D717A"/>
    <w:rsid w:val="007D72BC"/>
    <w:rsid w:val="007D7881"/>
    <w:rsid w:val="007D7BF6"/>
    <w:rsid w:val="007E0975"/>
    <w:rsid w:val="007E0C6D"/>
    <w:rsid w:val="007E3D70"/>
    <w:rsid w:val="007E518E"/>
    <w:rsid w:val="007E6A19"/>
    <w:rsid w:val="007F04A6"/>
    <w:rsid w:val="007F0993"/>
    <w:rsid w:val="007F2E33"/>
    <w:rsid w:val="007F330C"/>
    <w:rsid w:val="007F37C5"/>
    <w:rsid w:val="007F4475"/>
    <w:rsid w:val="007F586F"/>
    <w:rsid w:val="007F6018"/>
    <w:rsid w:val="007F6054"/>
    <w:rsid w:val="007F7126"/>
    <w:rsid w:val="007F7D21"/>
    <w:rsid w:val="007F7EC2"/>
    <w:rsid w:val="008003E3"/>
    <w:rsid w:val="008004D8"/>
    <w:rsid w:val="0080264B"/>
    <w:rsid w:val="00802B44"/>
    <w:rsid w:val="0080369D"/>
    <w:rsid w:val="00804593"/>
    <w:rsid w:val="0080587D"/>
    <w:rsid w:val="00805CE7"/>
    <w:rsid w:val="00806790"/>
    <w:rsid w:val="00806C11"/>
    <w:rsid w:val="00811682"/>
    <w:rsid w:val="00811BCE"/>
    <w:rsid w:val="00812364"/>
    <w:rsid w:val="00812747"/>
    <w:rsid w:val="00812E67"/>
    <w:rsid w:val="00813BB7"/>
    <w:rsid w:val="00813C39"/>
    <w:rsid w:val="008144D3"/>
    <w:rsid w:val="00815630"/>
    <w:rsid w:val="00815B4B"/>
    <w:rsid w:val="008160F0"/>
    <w:rsid w:val="008166E4"/>
    <w:rsid w:val="008176F3"/>
    <w:rsid w:val="0082161F"/>
    <w:rsid w:val="0082205A"/>
    <w:rsid w:val="00822268"/>
    <w:rsid w:val="008225FA"/>
    <w:rsid w:val="00824693"/>
    <w:rsid w:val="00824FB0"/>
    <w:rsid w:val="00825519"/>
    <w:rsid w:val="00825AFE"/>
    <w:rsid w:val="008260ED"/>
    <w:rsid w:val="008311B7"/>
    <w:rsid w:val="00831355"/>
    <w:rsid w:val="008317BB"/>
    <w:rsid w:val="00833EC6"/>
    <w:rsid w:val="008342AF"/>
    <w:rsid w:val="0083530E"/>
    <w:rsid w:val="00836CA7"/>
    <w:rsid w:val="008374B2"/>
    <w:rsid w:val="00842976"/>
    <w:rsid w:val="0084384E"/>
    <w:rsid w:val="00843C52"/>
    <w:rsid w:val="00844859"/>
    <w:rsid w:val="00845859"/>
    <w:rsid w:val="00845F8F"/>
    <w:rsid w:val="00847734"/>
    <w:rsid w:val="00850719"/>
    <w:rsid w:val="00851B28"/>
    <w:rsid w:val="0085280F"/>
    <w:rsid w:val="00853846"/>
    <w:rsid w:val="008554E9"/>
    <w:rsid w:val="00856CF4"/>
    <w:rsid w:val="00856FD4"/>
    <w:rsid w:val="008576C7"/>
    <w:rsid w:val="00860359"/>
    <w:rsid w:val="00860A38"/>
    <w:rsid w:val="00862CCF"/>
    <w:rsid w:val="00863014"/>
    <w:rsid w:val="00865137"/>
    <w:rsid w:val="008663C5"/>
    <w:rsid w:val="00866745"/>
    <w:rsid w:val="008709BA"/>
    <w:rsid w:val="00871A1A"/>
    <w:rsid w:val="0087218D"/>
    <w:rsid w:val="00872E59"/>
    <w:rsid w:val="008734EE"/>
    <w:rsid w:val="00873607"/>
    <w:rsid w:val="00876A9B"/>
    <w:rsid w:val="008770B3"/>
    <w:rsid w:val="00877177"/>
    <w:rsid w:val="00877E41"/>
    <w:rsid w:val="00880294"/>
    <w:rsid w:val="00881767"/>
    <w:rsid w:val="00882F27"/>
    <w:rsid w:val="0088391F"/>
    <w:rsid w:val="008854DA"/>
    <w:rsid w:val="00885DE2"/>
    <w:rsid w:val="00886EA0"/>
    <w:rsid w:val="0088781E"/>
    <w:rsid w:val="0089080A"/>
    <w:rsid w:val="00890D8E"/>
    <w:rsid w:val="0089111B"/>
    <w:rsid w:val="00891F8D"/>
    <w:rsid w:val="00892047"/>
    <w:rsid w:val="00892692"/>
    <w:rsid w:val="0089349C"/>
    <w:rsid w:val="00893CE2"/>
    <w:rsid w:val="00895270"/>
    <w:rsid w:val="008954BA"/>
    <w:rsid w:val="00895CA8"/>
    <w:rsid w:val="00895DEF"/>
    <w:rsid w:val="008960C6"/>
    <w:rsid w:val="00896BC6"/>
    <w:rsid w:val="008A1D7B"/>
    <w:rsid w:val="008A3229"/>
    <w:rsid w:val="008A4240"/>
    <w:rsid w:val="008A455E"/>
    <w:rsid w:val="008A497B"/>
    <w:rsid w:val="008A583E"/>
    <w:rsid w:val="008B1C61"/>
    <w:rsid w:val="008B23FA"/>
    <w:rsid w:val="008B3506"/>
    <w:rsid w:val="008B3B92"/>
    <w:rsid w:val="008B476E"/>
    <w:rsid w:val="008B7BEF"/>
    <w:rsid w:val="008B7E43"/>
    <w:rsid w:val="008C077F"/>
    <w:rsid w:val="008C07A1"/>
    <w:rsid w:val="008C09CB"/>
    <w:rsid w:val="008C64A1"/>
    <w:rsid w:val="008C6EF4"/>
    <w:rsid w:val="008D0373"/>
    <w:rsid w:val="008D0983"/>
    <w:rsid w:val="008D2ADA"/>
    <w:rsid w:val="008D431B"/>
    <w:rsid w:val="008D5519"/>
    <w:rsid w:val="008D56B6"/>
    <w:rsid w:val="008D5CE9"/>
    <w:rsid w:val="008D678C"/>
    <w:rsid w:val="008D6FC3"/>
    <w:rsid w:val="008E0AAF"/>
    <w:rsid w:val="008E0F18"/>
    <w:rsid w:val="008E1105"/>
    <w:rsid w:val="008E131A"/>
    <w:rsid w:val="008E2776"/>
    <w:rsid w:val="008E2B88"/>
    <w:rsid w:val="008E2BB5"/>
    <w:rsid w:val="008E3097"/>
    <w:rsid w:val="008E34B7"/>
    <w:rsid w:val="008E46B0"/>
    <w:rsid w:val="008E4C05"/>
    <w:rsid w:val="008E505D"/>
    <w:rsid w:val="008E58D7"/>
    <w:rsid w:val="008E58EA"/>
    <w:rsid w:val="008E6027"/>
    <w:rsid w:val="008E6943"/>
    <w:rsid w:val="008E6C37"/>
    <w:rsid w:val="008E7122"/>
    <w:rsid w:val="008E76A0"/>
    <w:rsid w:val="008F0346"/>
    <w:rsid w:val="008F167A"/>
    <w:rsid w:val="008F171D"/>
    <w:rsid w:val="008F2319"/>
    <w:rsid w:val="008F2C0E"/>
    <w:rsid w:val="008F3304"/>
    <w:rsid w:val="008F33E6"/>
    <w:rsid w:val="008F3B8C"/>
    <w:rsid w:val="008F4A67"/>
    <w:rsid w:val="008F5894"/>
    <w:rsid w:val="008F601F"/>
    <w:rsid w:val="008F73F2"/>
    <w:rsid w:val="008F766E"/>
    <w:rsid w:val="008F793F"/>
    <w:rsid w:val="00900239"/>
    <w:rsid w:val="0090056A"/>
    <w:rsid w:val="00901595"/>
    <w:rsid w:val="00903077"/>
    <w:rsid w:val="009036BA"/>
    <w:rsid w:val="009043A5"/>
    <w:rsid w:val="00904553"/>
    <w:rsid w:val="0090478F"/>
    <w:rsid w:val="00904DE9"/>
    <w:rsid w:val="00906516"/>
    <w:rsid w:val="00906867"/>
    <w:rsid w:val="0091070B"/>
    <w:rsid w:val="0091084C"/>
    <w:rsid w:val="0091208F"/>
    <w:rsid w:val="00912379"/>
    <w:rsid w:val="00912A62"/>
    <w:rsid w:val="00915ECF"/>
    <w:rsid w:val="00917214"/>
    <w:rsid w:val="00917D30"/>
    <w:rsid w:val="00920470"/>
    <w:rsid w:val="0092174B"/>
    <w:rsid w:val="0092188E"/>
    <w:rsid w:val="00921C1D"/>
    <w:rsid w:val="00921DBC"/>
    <w:rsid w:val="0092289A"/>
    <w:rsid w:val="00923794"/>
    <w:rsid w:val="00924220"/>
    <w:rsid w:val="00924CEB"/>
    <w:rsid w:val="009256B8"/>
    <w:rsid w:val="00925D4D"/>
    <w:rsid w:val="00926773"/>
    <w:rsid w:val="009274B1"/>
    <w:rsid w:val="00927EBA"/>
    <w:rsid w:val="00932B2F"/>
    <w:rsid w:val="00932E6E"/>
    <w:rsid w:val="0093335E"/>
    <w:rsid w:val="009335C5"/>
    <w:rsid w:val="00933AB5"/>
    <w:rsid w:val="00934320"/>
    <w:rsid w:val="009361E4"/>
    <w:rsid w:val="00936AC8"/>
    <w:rsid w:val="009402BA"/>
    <w:rsid w:val="00941199"/>
    <w:rsid w:val="00941E9D"/>
    <w:rsid w:val="00943D56"/>
    <w:rsid w:val="00943DE3"/>
    <w:rsid w:val="00944A85"/>
    <w:rsid w:val="009453A9"/>
    <w:rsid w:val="009454C2"/>
    <w:rsid w:val="00945984"/>
    <w:rsid w:val="00946D81"/>
    <w:rsid w:val="0094789F"/>
    <w:rsid w:val="00947F1D"/>
    <w:rsid w:val="00950060"/>
    <w:rsid w:val="0095171C"/>
    <w:rsid w:val="00951D2D"/>
    <w:rsid w:val="009520E3"/>
    <w:rsid w:val="00952ED3"/>
    <w:rsid w:val="009550D1"/>
    <w:rsid w:val="00955581"/>
    <w:rsid w:val="0095688A"/>
    <w:rsid w:val="00956903"/>
    <w:rsid w:val="00957191"/>
    <w:rsid w:val="00960FF2"/>
    <w:rsid w:val="00961941"/>
    <w:rsid w:val="0096229F"/>
    <w:rsid w:val="00962A41"/>
    <w:rsid w:val="00962E2A"/>
    <w:rsid w:val="00962F42"/>
    <w:rsid w:val="00962F81"/>
    <w:rsid w:val="009638B9"/>
    <w:rsid w:val="00965907"/>
    <w:rsid w:val="00965EA5"/>
    <w:rsid w:val="00967BA4"/>
    <w:rsid w:val="00967CA8"/>
    <w:rsid w:val="00970233"/>
    <w:rsid w:val="0097023F"/>
    <w:rsid w:val="009703C9"/>
    <w:rsid w:val="00972EE0"/>
    <w:rsid w:val="00973641"/>
    <w:rsid w:val="0097373A"/>
    <w:rsid w:val="00973DEC"/>
    <w:rsid w:val="0097410E"/>
    <w:rsid w:val="009741D2"/>
    <w:rsid w:val="00974487"/>
    <w:rsid w:val="00974EE6"/>
    <w:rsid w:val="00974EF7"/>
    <w:rsid w:val="00977240"/>
    <w:rsid w:val="0098070F"/>
    <w:rsid w:val="00981EC4"/>
    <w:rsid w:val="009847C2"/>
    <w:rsid w:val="00986142"/>
    <w:rsid w:val="0098685A"/>
    <w:rsid w:val="00986A11"/>
    <w:rsid w:val="00987B4C"/>
    <w:rsid w:val="009902B3"/>
    <w:rsid w:val="00990864"/>
    <w:rsid w:val="00990A62"/>
    <w:rsid w:val="0099103E"/>
    <w:rsid w:val="009935AD"/>
    <w:rsid w:val="00993B59"/>
    <w:rsid w:val="00995E10"/>
    <w:rsid w:val="00996273"/>
    <w:rsid w:val="00996C2A"/>
    <w:rsid w:val="00997091"/>
    <w:rsid w:val="00997520"/>
    <w:rsid w:val="009A1A61"/>
    <w:rsid w:val="009A1F34"/>
    <w:rsid w:val="009A2EFB"/>
    <w:rsid w:val="009A39F8"/>
    <w:rsid w:val="009A3AC6"/>
    <w:rsid w:val="009A3F1C"/>
    <w:rsid w:val="009A42EE"/>
    <w:rsid w:val="009A4393"/>
    <w:rsid w:val="009A48B4"/>
    <w:rsid w:val="009A51B0"/>
    <w:rsid w:val="009A54D3"/>
    <w:rsid w:val="009A73D1"/>
    <w:rsid w:val="009A7E13"/>
    <w:rsid w:val="009B0CF7"/>
    <w:rsid w:val="009B5172"/>
    <w:rsid w:val="009B5520"/>
    <w:rsid w:val="009B5889"/>
    <w:rsid w:val="009B7913"/>
    <w:rsid w:val="009C03F8"/>
    <w:rsid w:val="009C3027"/>
    <w:rsid w:val="009C3035"/>
    <w:rsid w:val="009C4175"/>
    <w:rsid w:val="009C6523"/>
    <w:rsid w:val="009C6BBE"/>
    <w:rsid w:val="009C729F"/>
    <w:rsid w:val="009D1289"/>
    <w:rsid w:val="009D2E1F"/>
    <w:rsid w:val="009D416B"/>
    <w:rsid w:val="009D57F9"/>
    <w:rsid w:val="009D5834"/>
    <w:rsid w:val="009D5889"/>
    <w:rsid w:val="009D60A3"/>
    <w:rsid w:val="009D64B2"/>
    <w:rsid w:val="009D6A63"/>
    <w:rsid w:val="009D6C9A"/>
    <w:rsid w:val="009D7318"/>
    <w:rsid w:val="009D75A2"/>
    <w:rsid w:val="009D78E3"/>
    <w:rsid w:val="009E02A0"/>
    <w:rsid w:val="009E0601"/>
    <w:rsid w:val="009E0B4E"/>
    <w:rsid w:val="009E0DCD"/>
    <w:rsid w:val="009E2D49"/>
    <w:rsid w:val="009E3ACB"/>
    <w:rsid w:val="009E3EBF"/>
    <w:rsid w:val="009E42C9"/>
    <w:rsid w:val="009E4846"/>
    <w:rsid w:val="009E4CDC"/>
    <w:rsid w:val="009E5551"/>
    <w:rsid w:val="009E7859"/>
    <w:rsid w:val="009F0694"/>
    <w:rsid w:val="009F15BD"/>
    <w:rsid w:val="009F19FB"/>
    <w:rsid w:val="009F1BCD"/>
    <w:rsid w:val="009F2082"/>
    <w:rsid w:val="009F273B"/>
    <w:rsid w:val="009F29A5"/>
    <w:rsid w:val="009F3E27"/>
    <w:rsid w:val="009F54F5"/>
    <w:rsid w:val="009F70C6"/>
    <w:rsid w:val="00A010E4"/>
    <w:rsid w:val="00A01B78"/>
    <w:rsid w:val="00A021A6"/>
    <w:rsid w:val="00A0258B"/>
    <w:rsid w:val="00A02873"/>
    <w:rsid w:val="00A02A79"/>
    <w:rsid w:val="00A03D39"/>
    <w:rsid w:val="00A058D4"/>
    <w:rsid w:val="00A12B79"/>
    <w:rsid w:val="00A12BDD"/>
    <w:rsid w:val="00A138A5"/>
    <w:rsid w:val="00A13DBB"/>
    <w:rsid w:val="00A1504E"/>
    <w:rsid w:val="00A15945"/>
    <w:rsid w:val="00A16465"/>
    <w:rsid w:val="00A16920"/>
    <w:rsid w:val="00A16FAF"/>
    <w:rsid w:val="00A1786F"/>
    <w:rsid w:val="00A2012B"/>
    <w:rsid w:val="00A2043B"/>
    <w:rsid w:val="00A2067E"/>
    <w:rsid w:val="00A20BFF"/>
    <w:rsid w:val="00A21A2D"/>
    <w:rsid w:val="00A22446"/>
    <w:rsid w:val="00A22524"/>
    <w:rsid w:val="00A2307E"/>
    <w:rsid w:val="00A23901"/>
    <w:rsid w:val="00A24916"/>
    <w:rsid w:val="00A24DC3"/>
    <w:rsid w:val="00A2541C"/>
    <w:rsid w:val="00A2562B"/>
    <w:rsid w:val="00A259AF"/>
    <w:rsid w:val="00A25CF5"/>
    <w:rsid w:val="00A26730"/>
    <w:rsid w:val="00A30430"/>
    <w:rsid w:val="00A30450"/>
    <w:rsid w:val="00A3093D"/>
    <w:rsid w:val="00A30D08"/>
    <w:rsid w:val="00A317C0"/>
    <w:rsid w:val="00A32632"/>
    <w:rsid w:val="00A3334C"/>
    <w:rsid w:val="00A33F3F"/>
    <w:rsid w:val="00A34361"/>
    <w:rsid w:val="00A35315"/>
    <w:rsid w:val="00A35595"/>
    <w:rsid w:val="00A360E1"/>
    <w:rsid w:val="00A362EC"/>
    <w:rsid w:val="00A37348"/>
    <w:rsid w:val="00A41346"/>
    <w:rsid w:val="00A42681"/>
    <w:rsid w:val="00A42732"/>
    <w:rsid w:val="00A42D69"/>
    <w:rsid w:val="00A44097"/>
    <w:rsid w:val="00A44287"/>
    <w:rsid w:val="00A44F22"/>
    <w:rsid w:val="00A456DE"/>
    <w:rsid w:val="00A472EF"/>
    <w:rsid w:val="00A504DC"/>
    <w:rsid w:val="00A506FE"/>
    <w:rsid w:val="00A50A6B"/>
    <w:rsid w:val="00A50ACB"/>
    <w:rsid w:val="00A50ED9"/>
    <w:rsid w:val="00A51368"/>
    <w:rsid w:val="00A523E5"/>
    <w:rsid w:val="00A530F8"/>
    <w:rsid w:val="00A5529E"/>
    <w:rsid w:val="00A55351"/>
    <w:rsid w:val="00A55530"/>
    <w:rsid w:val="00A55739"/>
    <w:rsid w:val="00A55C43"/>
    <w:rsid w:val="00A5616A"/>
    <w:rsid w:val="00A577DA"/>
    <w:rsid w:val="00A60DEB"/>
    <w:rsid w:val="00A61815"/>
    <w:rsid w:val="00A61E73"/>
    <w:rsid w:val="00A62255"/>
    <w:rsid w:val="00A63339"/>
    <w:rsid w:val="00A6418B"/>
    <w:rsid w:val="00A64B73"/>
    <w:rsid w:val="00A656B1"/>
    <w:rsid w:val="00A65FE7"/>
    <w:rsid w:val="00A661E8"/>
    <w:rsid w:val="00A67216"/>
    <w:rsid w:val="00A67737"/>
    <w:rsid w:val="00A67C4F"/>
    <w:rsid w:val="00A67E26"/>
    <w:rsid w:val="00A70FFD"/>
    <w:rsid w:val="00A7126A"/>
    <w:rsid w:val="00A71768"/>
    <w:rsid w:val="00A718E6"/>
    <w:rsid w:val="00A7193E"/>
    <w:rsid w:val="00A720E8"/>
    <w:rsid w:val="00A7219B"/>
    <w:rsid w:val="00A724AE"/>
    <w:rsid w:val="00A74CFF"/>
    <w:rsid w:val="00A7548B"/>
    <w:rsid w:val="00A761DD"/>
    <w:rsid w:val="00A8030C"/>
    <w:rsid w:val="00A804C6"/>
    <w:rsid w:val="00A817FB"/>
    <w:rsid w:val="00A81C5F"/>
    <w:rsid w:val="00A82D5D"/>
    <w:rsid w:val="00A83434"/>
    <w:rsid w:val="00A83945"/>
    <w:rsid w:val="00A846AE"/>
    <w:rsid w:val="00A859EC"/>
    <w:rsid w:val="00A87554"/>
    <w:rsid w:val="00A90049"/>
    <w:rsid w:val="00A90409"/>
    <w:rsid w:val="00A90EE1"/>
    <w:rsid w:val="00A9139E"/>
    <w:rsid w:val="00A924DA"/>
    <w:rsid w:val="00A94F7A"/>
    <w:rsid w:val="00A957E0"/>
    <w:rsid w:val="00A95836"/>
    <w:rsid w:val="00A9630C"/>
    <w:rsid w:val="00A9753D"/>
    <w:rsid w:val="00A97DE2"/>
    <w:rsid w:val="00A97FF7"/>
    <w:rsid w:val="00AA00F6"/>
    <w:rsid w:val="00AA04EC"/>
    <w:rsid w:val="00AA1189"/>
    <w:rsid w:val="00AA1F16"/>
    <w:rsid w:val="00AA37A5"/>
    <w:rsid w:val="00AA38C2"/>
    <w:rsid w:val="00AA3E82"/>
    <w:rsid w:val="00AA4695"/>
    <w:rsid w:val="00AA4C34"/>
    <w:rsid w:val="00AA4D9F"/>
    <w:rsid w:val="00AA4E2F"/>
    <w:rsid w:val="00AA4EAA"/>
    <w:rsid w:val="00AA5650"/>
    <w:rsid w:val="00AA5CB8"/>
    <w:rsid w:val="00AA625C"/>
    <w:rsid w:val="00AA6BD7"/>
    <w:rsid w:val="00AB0033"/>
    <w:rsid w:val="00AB1AAA"/>
    <w:rsid w:val="00AB30CF"/>
    <w:rsid w:val="00AB383F"/>
    <w:rsid w:val="00AB3E8D"/>
    <w:rsid w:val="00AB57E6"/>
    <w:rsid w:val="00AC0B4A"/>
    <w:rsid w:val="00AC18B8"/>
    <w:rsid w:val="00AC34C5"/>
    <w:rsid w:val="00AC4129"/>
    <w:rsid w:val="00AC456E"/>
    <w:rsid w:val="00AC4D59"/>
    <w:rsid w:val="00AC535B"/>
    <w:rsid w:val="00AC5D40"/>
    <w:rsid w:val="00AC61AA"/>
    <w:rsid w:val="00AC66AF"/>
    <w:rsid w:val="00AC6879"/>
    <w:rsid w:val="00AC6B01"/>
    <w:rsid w:val="00AC6B35"/>
    <w:rsid w:val="00AC7E2D"/>
    <w:rsid w:val="00AD037C"/>
    <w:rsid w:val="00AD2050"/>
    <w:rsid w:val="00AD2535"/>
    <w:rsid w:val="00AD2AAA"/>
    <w:rsid w:val="00AD2BA8"/>
    <w:rsid w:val="00AD3DC4"/>
    <w:rsid w:val="00AD40DF"/>
    <w:rsid w:val="00AD4924"/>
    <w:rsid w:val="00AD5189"/>
    <w:rsid w:val="00AD54C9"/>
    <w:rsid w:val="00AD6973"/>
    <w:rsid w:val="00AD7434"/>
    <w:rsid w:val="00AE1411"/>
    <w:rsid w:val="00AE290C"/>
    <w:rsid w:val="00AE3B7C"/>
    <w:rsid w:val="00AE6C9F"/>
    <w:rsid w:val="00AE7191"/>
    <w:rsid w:val="00AE7DB8"/>
    <w:rsid w:val="00AF157C"/>
    <w:rsid w:val="00AF1FD6"/>
    <w:rsid w:val="00AF22C7"/>
    <w:rsid w:val="00AF2D6D"/>
    <w:rsid w:val="00AF2E11"/>
    <w:rsid w:val="00AF3725"/>
    <w:rsid w:val="00AF3760"/>
    <w:rsid w:val="00AF3881"/>
    <w:rsid w:val="00AF4812"/>
    <w:rsid w:val="00AF532C"/>
    <w:rsid w:val="00AF6598"/>
    <w:rsid w:val="00B0088F"/>
    <w:rsid w:val="00B01F2D"/>
    <w:rsid w:val="00B03C2F"/>
    <w:rsid w:val="00B04B8F"/>
    <w:rsid w:val="00B062F2"/>
    <w:rsid w:val="00B06D28"/>
    <w:rsid w:val="00B06E94"/>
    <w:rsid w:val="00B10742"/>
    <w:rsid w:val="00B108A2"/>
    <w:rsid w:val="00B114C5"/>
    <w:rsid w:val="00B141EC"/>
    <w:rsid w:val="00B15435"/>
    <w:rsid w:val="00B15BE0"/>
    <w:rsid w:val="00B168E5"/>
    <w:rsid w:val="00B17017"/>
    <w:rsid w:val="00B200F7"/>
    <w:rsid w:val="00B20354"/>
    <w:rsid w:val="00B20B7F"/>
    <w:rsid w:val="00B20CAC"/>
    <w:rsid w:val="00B214DD"/>
    <w:rsid w:val="00B21C91"/>
    <w:rsid w:val="00B22117"/>
    <w:rsid w:val="00B2222E"/>
    <w:rsid w:val="00B224E1"/>
    <w:rsid w:val="00B22BC3"/>
    <w:rsid w:val="00B22EAA"/>
    <w:rsid w:val="00B23D29"/>
    <w:rsid w:val="00B2408A"/>
    <w:rsid w:val="00B2506B"/>
    <w:rsid w:val="00B25678"/>
    <w:rsid w:val="00B27759"/>
    <w:rsid w:val="00B31600"/>
    <w:rsid w:val="00B318CB"/>
    <w:rsid w:val="00B31FB3"/>
    <w:rsid w:val="00B330AB"/>
    <w:rsid w:val="00B33D86"/>
    <w:rsid w:val="00B33F0C"/>
    <w:rsid w:val="00B35C18"/>
    <w:rsid w:val="00B3658D"/>
    <w:rsid w:val="00B4185C"/>
    <w:rsid w:val="00B41E8B"/>
    <w:rsid w:val="00B424C2"/>
    <w:rsid w:val="00B43746"/>
    <w:rsid w:val="00B463F2"/>
    <w:rsid w:val="00B47ACB"/>
    <w:rsid w:val="00B50C5A"/>
    <w:rsid w:val="00B515BE"/>
    <w:rsid w:val="00B51DCD"/>
    <w:rsid w:val="00B542C6"/>
    <w:rsid w:val="00B5439D"/>
    <w:rsid w:val="00B54822"/>
    <w:rsid w:val="00B5527F"/>
    <w:rsid w:val="00B56B2D"/>
    <w:rsid w:val="00B60186"/>
    <w:rsid w:val="00B60F26"/>
    <w:rsid w:val="00B610D0"/>
    <w:rsid w:val="00B6185A"/>
    <w:rsid w:val="00B61D89"/>
    <w:rsid w:val="00B61F17"/>
    <w:rsid w:val="00B628BF"/>
    <w:rsid w:val="00B6325F"/>
    <w:rsid w:val="00B63B5E"/>
    <w:rsid w:val="00B64D14"/>
    <w:rsid w:val="00B65A19"/>
    <w:rsid w:val="00B66081"/>
    <w:rsid w:val="00B66F4C"/>
    <w:rsid w:val="00B7019A"/>
    <w:rsid w:val="00B702CA"/>
    <w:rsid w:val="00B70360"/>
    <w:rsid w:val="00B70756"/>
    <w:rsid w:val="00B70B12"/>
    <w:rsid w:val="00B71412"/>
    <w:rsid w:val="00B71A5E"/>
    <w:rsid w:val="00B7239C"/>
    <w:rsid w:val="00B7309B"/>
    <w:rsid w:val="00B736BD"/>
    <w:rsid w:val="00B73E61"/>
    <w:rsid w:val="00B73FC3"/>
    <w:rsid w:val="00B740D5"/>
    <w:rsid w:val="00B752AB"/>
    <w:rsid w:val="00B772B7"/>
    <w:rsid w:val="00B77EA6"/>
    <w:rsid w:val="00B80BA5"/>
    <w:rsid w:val="00B80EA0"/>
    <w:rsid w:val="00B812C7"/>
    <w:rsid w:val="00B81BFA"/>
    <w:rsid w:val="00B81C87"/>
    <w:rsid w:val="00B826F7"/>
    <w:rsid w:val="00B82F62"/>
    <w:rsid w:val="00B83F80"/>
    <w:rsid w:val="00B84126"/>
    <w:rsid w:val="00B84264"/>
    <w:rsid w:val="00B8461B"/>
    <w:rsid w:val="00B856A6"/>
    <w:rsid w:val="00B856D4"/>
    <w:rsid w:val="00B86604"/>
    <w:rsid w:val="00B8689D"/>
    <w:rsid w:val="00B87A44"/>
    <w:rsid w:val="00B911C6"/>
    <w:rsid w:val="00B91751"/>
    <w:rsid w:val="00B92A99"/>
    <w:rsid w:val="00B92E97"/>
    <w:rsid w:val="00B9455F"/>
    <w:rsid w:val="00B96B56"/>
    <w:rsid w:val="00B9733C"/>
    <w:rsid w:val="00B9780E"/>
    <w:rsid w:val="00B97926"/>
    <w:rsid w:val="00BA058B"/>
    <w:rsid w:val="00BA17B9"/>
    <w:rsid w:val="00BA1CDB"/>
    <w:rsid w:val="00BA2ACD"/>
    <w:rsid w:val="00BA344B"/>
    <w:rsid w:val="00BA37F2"/>
    <w:rsid w:val="00BA41EA"/>
    <w:rsid w:val="00BA43A0"/>
    <w:rsid w:val="00BA4FC9"/>
    <w:rsid w:val="00BA556E"/>
    <w:rsid w:val="00BA5AA6"/>
    <w:rsid w:val="00BA6C8E"/>
    <w:rsid w:val="00BA7F73"/>
    <w:rsid w:val="00BB007B"/>
    <w:rsid w:val="00BB017C"/>
    <w:rsid w:val="00BB0768"/>
    <w:rsid w:val="00BB0C5F"/>
    <w:rsid w:val="00BB0DFB"/>
    <w:rsid w:val="00BB1327"/>
    <w:rsid w:val="00BB1706"/>
    <w:rsid w:val="00BB2103"/>
    <w:rsid w:val="00BB41A2"/>
    <w:rsid w:val="00BB4F59"/>
    <w:rsid w:val="00BB7273"/>
    <w:rsid w:val="00BB74C8"/>
    <w:rsid w:val="00BC0991"/>
    <w:rsid w:val="00BC0C62"/>
    <w:rsid w:val="00BC1691"/>
    <w:rsid w:val="00BC1F09"/>
    <w:rsid w:val="00BC34E3"/>
    <w:rsid w:val="00BC3C58"/>
    <w:rsid w:val="00BC572E"/>
    <w:rsid w:val="00BC5CDD"/>
    <w:rsid w:val="00BC5CF1"/>
    <w:rsid w:val="00BC6288"/>
    <w:rsid w:val="00BC644B"/>
    <w:rsid w:val="00BC72FF"/>
    <w:rsid w:val="00BC746E"/>
    <w:rsid w:val="00BC7A27"/>
    <w:rsid w:val="00BD020E"/>
    <w:rsid w:val="00BD069A"/>
    <w:rsid w:val="00BD08C6"/>
    <w:rsid w:val="00BD1312"/>
    <w:rsid w:val="00BD1B6B"/>
    <w:rsid w:val="00BD1C42"/>
    <w:rsid w:val="00BD1FB4"/>
    <w:rsid w:val="00BD2A1F"/>
    <w:rsid w:val="00BD427B"/>
    <w:rsid w:val="00BD4C7A"/>
    <w:rsid w:val="00BD52D2"/>
    <w:rsid w:val="00BD578C"/>
    <w:rsid w:val="00BD65CC"/>
    <w:rsid w:val="00BD6C26"/>
    <w:rsid w:val="00BE0045"/>
    <w:rsid w:val="00BE07E7"/>
    <w:rsid w:val="00BE0A54"/>
    <w:rsid w:val="00BE0C80"/>
    <w:rsid w:val="00BE0F7C"/>
    <w:rsid w:val="00BE14CE"/>
    <w:rsid w:val="00BE18E4"/>
    <w:rsid w:val="00BE3491"/>
    <w:rsid w:val="00BE3CE9"/>
    <w:rsid w:val="00BE4DAA"/>
    <w:rsid w:val="00BE690A"/>
    <w:rsid w:val="00BE715B"/>
    <w:rsid w:val="00BE73E2"/>
    <w:rsid w:val="00BE76A3"/>
    <w:rsid w:val="00BF0232"/>
    <w:rsid w:val="00BF0A66"/>
    <w:rsid w:val="00BF1C05"/>
    <w:rsid w:val="00BF318B"/>
    <w:rsid w:val="00BF33EB"/>
    <w:rsid w:val="00BF3982"/>
    <w:rsid w:val="00BF3C10"/>
    <w:rsid w:val="00BF4BE4"/>
    <w:rsid w:val="00BF6795"/>
    <w:rsid w:val="00BF67DC"/>
    <w:rsid w:val="00BF68C4"/>
    <w:rsid w:val="00BF6C7F"/>
    <w:rsid w:val="00BF6DD0"/>
    <w:rsid w:val="00BF6EB2"/>
    <w:rsid w:val="00C019E8"/>
    <w:rsid w:val="00C02208"/>
    <w:rsid w:val="00C033D9"/>
    <w:rsid w:val="00C050B5"/>
    <w:rsid w:val="00C0650B"/>
    <w:rsid w:val="00C07508"/>
    <w:rsid w:val="00C10333"/>
    <w:rsid w:val="00C10CDD"/>
    <w:rsid w:val="00C11613"/>
    <w:rsid w:val="00C11745"/>
    <w:rsid w:val="00C1419F"/>
    <w:rsid w:val="00C1439D"/>
    <w:rsid w:val="00C14E2F"/>
    <w:rsid w:val="00C14FD3"/>
    <w:rsid w:val="00C15DCD"/>
    <w:rsid w:val="00C166AF"/>
    <w:rsid w:val="00C16905"/>
    <w:rsid w:val="00C16F2C"/>
    <w:rsid w:val="00C170DA"/>
    <w:rsid w:val="00C174D0"/>
    <w:rsid w:val="00C2097D"/>
    <w:rsid w:val="00C20A8E"/>
    <w:rsid w:val="00C20F1D"/>
    <w:rsid w:val="00C2195E"/>
    <w:rsid w:val="00C21CAE"/>
    <w:rsid w:val="00C21F51"/>
    <w:rsid w:val="00C228D6"/>
    <w:rsid w:val="00C22DC4"/>
    <w:rsid w:val="00C22F8C"/>
    <w:rsid w:val="00C23050"/>
    <w:rsid w:val="00C23955"/>
    <w:rsid w:val="00C24242"/>
    <w:rsid w:val="00C2454F"/>
    <w:rsid w:val="00C24D0E"/>
    <w:rsid w:val="00C24E2E"/>
    <w:rsid w:val="00C26BDB"/>
    <w:rsid w:val="00C313FD"/>
    <w:rsid w:val="00C31EBD"/>
    <w:rsid w:val="00C32108"/>
    <w:rsid w:val="00C323C5"/>
    <w:rsid w:val="00C327CE"/>
    <w:rsid w:val="00C3348F"/>
    <w:rsid w:val="00C3445C"/>
    <w:rsid w:val="00C35449"/>
    <w:rsid w:val="00C36405"/>
    <w:rsid w:val="00C36E60"/>
    <w:rsid w:val="00C37584"/>
    <w:rsid w:val="00C37964"/>
    <w:rsid w:val="00C37C09"/>
    <w:rsid w:val="00C42974"/>
    <w:rsid w:val="00C43095"/>
    <w:rsid w:val="00C44D90"/>
    <w:rsid w:val="00C452C9"/>
    <w:rsid w:val="00C461A5"/>
    <w:rsid w:val="00C46D91"/>
    <w:rsid w:val="00C47870"/>
    <w:rsid w:val="00C50E99"/>
    <w:rsid w:val="00C51ABE"/>
    <w:rsid w:val="00C520FC"/>
    <w:rsid w:val="00C57030"/>
    <w:rsid w:val="00C62C45"/>
    <w:rsid w:val="00C62CEB"/>
    <w:rsid w:val="00C63838"/>
    <w:rsid w:val="00C6407F"/>
    <w:rsid w:val="00C647B6"/>
    <w:rsid w:val="00C65623"/>
    <w:rsid w:val="00C65694"/>
    <w:rsid w:val="00C65962"/>
    <w:rsid w:val="00C7053C"/>
    <w:rsid w:val="00C70A57"/>
    <w:rsid w:val="00C717C5"/>
    <w:rsid w:val="00C73B33"/>
    <w:rsid w:val="00C74769"/>
    <w:rsid w:val="00C74BFC"/>
    <w:rsid w:val="00C74E97"/>
    <w:rsid w:val="00C75678"/>
    <w:rsid w:val="00C76414"/>
    <w:rsid w:val="00C76673"/>
    <w:rsid w:val="00C76F1F"/>
    <w:rsid w:val="00C7716B"/>
    <w:rsid w:val="00C80A89"/>
    <w:rsid w:val="00C81098"/>
    <w:rsid w:val="00C8190D"/>
    <w:rsid w:val="00C81972"/>
    <w:rsid w:val="00C82337"/>
    <w:rsid w:val="00C825DD"/>
    <w:rsid w:val="00C838FA"/>
    <w:rsid w:val="00C83C33"/>
    <w:rsid w:val="00C849E2"/>
    <w:rsid w:val="00C85201"/>
    <w:rsid w:val="00C874D7"/>
    <w:rsid w:val="00C87DCC"/>
    <w:rsid w:val="00C913EA"/>
    <w:rsid w:val="00C91642"/>
    <w:rsid w:val="00C91A3D"/>
    <w:rsid w:val="00C92D4E"/>
    <w:rsid w:val="00C92F89"/>
    <w:rsid w:val="00C931DC"/>
    <w:rsid w:val="00C95EE9"/>
    <w:rsid w:val="00C95F65"/>
    <w:rsid w:val="00C962FB"/>
    <w:rsid w:val="00C9647B"/>
    <w:rsid w:val="00CA009D"/>
    <w:rsid w:val="00CA1592"/>
    <w:rsid w:val="00CA4141"/>
    <w:rsid w:val="00CA41DE"/>
    <w:rsid w:val="00CA5114"/>
    <w:rsid w:val="00CA55EE"/>
    <w:rsid w:val="00CA602C"/>
    <w:rsid w:val="00CB0859"/>
    <w:rsid w:val="00CB11DB"/>
    <w:rsid w:val="00CB1B9E"/>
    <w:rsid w:val="00CB2340"/>
    <w:rsid w:val="00CB23F1"/>
    <w:rsid w:val="00CB2590"/>
    <w:rsid w:val="00CB4CE9"/>
    <w:rsid w:val="00CB62C6"/>
    <w:rsid w:val="00CB6D86"/>
    <w:rsid w:val="00CB6F69"/>
    <w:rsid w:val="00CC1323"/>
    <w:rsid w:val="00CC155A"/>
    <w:rsid w:val="00CC1A5E"/>
    <w:rsid w:val="00CC2F7F"/>
    <w:rsid w:val="00CC312B"/>
    <w:rsid w:val="00CC6079"/>
    <w:rsid w:val="00CC6C98"/>
    <w:rsid w:val="00CC71FC"/>
    <w:rsid w:val="00CC7806"/>
    <w:rsid w:val="00CD01AD"/>
    <w:rsid w:val="00CD1109"/>
    <w:rsid w:val="00CD2A92"/>
    <w:rsid w:val="00CD3018"/>
    <w:rsid w:val="00CD5FB8"/>
    <w:rsid w:val="00CD7996"/>
    <w:rsid w:val="00CE219C"/>
    <w:rsid w:val="00CE240B"/>
    <w:rsid w:val="00CE3A91"/>
    <w:rsid w:val="00CE4A90"/>
    <w:rsid w:val="00CE580B"/>
    <w:rsid w:val="00CE6B5C"/>
    <w:rsid w:val="00CE6BCF"/>
    <w:rsid w:val="00CE73B8"/>
    <w:rsid w:val="00CE76FA"/>
    <w:rsid w:val="00CF1472"/>
    <w:rsid w:val="00CF2228"/>
    <w:rsid w:val="00CF3D9C"/>
    <w:rsid w:val="00CF43F4"/>
    <w:rsid w:val="00CF4A77"/>
    <w:rsid w:val="00CF531C"/>
    <w:rsid w:val="00CF652F"/>
    <w:rsid w:val="00CF6A79"/>
    <w:rsid w:val="00CF6F50"/>
    <w:rsid w:val="00CF7784"/>
    <w:rsid w:val="00D00739"/>
    <w:rsid w:val="00D0085E"/>
    <w:rsid w:val="00D00C95"/>
    <w:rsid w:val="00D016E3"/>
    <w:rsid w:val="00D01C02"/>
    <w:rsid w:val="00D01DE9"/>
    <w:rsid w:val="00D020B5"/>
    <w:rsid w:val="00D02159"/>
    <w:rsid w:val="00D02A26"/>
    <w:rsid w:val="00D02AF8"/>
    <w:rsid w:val="00D02E7D"/>
    <w:rsid w:val="00D03A32"/>
    <w:rsid w:val="00D060AF"/>
    <w:rsid w:val="00D06F66"/>
    <w:rsid w:val="00D06FEF"/>
    <w:rsid w:val="00D07070"/>
    <w:rsid w:val="00D074F2"/>
    <w:rsid w:val="00D0797A"/>
    <w:rsid w:val="00D07B08"/>
    <w:rsid w:val="00D1137F"/>
    <w:rsid w:val="00D11A1A"/>
    <w:rsid w:val="00D11F33"/>
    <w:rsid w:val="00D13B12"/>
    <w:rsid w:val="00D13E67"/>
    <w:rsid w:val="00D14999"/>
    <w:rsid w:val="00D16182"/>
    <w:rsid w:val="00D16C42"/>
    <w:rsid w:val="00D17B4E"/>
    <w:rsid w:val="00D17EDD"/>
    <w:rsid w:val="00D20E1F"/>
    <w:rsid w:val="00D224B6"/>
    <w:rsid w:val="00D22B30"/>
    <w:rsid w:val="00D2382F"/>
    <w:rsid w:val="00D23F92"/>
    <w:rsid w:val="00D2550D"/>
    <w:rsid w:val="00D26889"/>
    <w:rsid w:val="00D27AD3"/>
    <w:rsid w:val="00D316F8"/>
    <w:rsid w:val="00D319F7"/>
    <w:rsid w:val="00D31B52"/>
    <w:rsid w:val="00D321C2"/>
    <w:rsid w:val="00D32862"/>
    <w:rsid w:val="00D34165"/>
    <w:rsid w:val="00D34B3B"/>
    <w:rsid w:val="00D3522A"/>
    <w:rsid w:val="00D35AE3"/>
    <w:rsid w:val="00D35E3B"/>
    <w:rsid w:val="00D36886"/>
    <w:rsid w:val="00D36FCD"/>
    <w:rsid w:val="00D37D0E"/>
    <w:rsid w:val="00D40146"/>
    <w:rsid w:val="00D405E2"/>
    <w:rsid w:val="00D40A06"/>
    <w:rsid w:val="00D42BE3"/>
    <w:rsid w:val="00D435F9"/>
    <w:rsid w:val="00D43AC6"/>
    <w:rsid w:val="00D43C0A"/>
    <w:rsid w:val="00D45808"/>
    <w:rsid w:val="00D45D5C"/>
    <w:rsid w:val="00D45DE1"/>
    <w:rsid w:val="00D46447"/>
    <w:rsid w:val="00D46B90"/>
    <w:rsid w:val="00D47E42"/>
    <w:rsid w:val="00D5036B"/>
    <w:rsid w:val="00D513BB"/>
    <w:rsid w:val="00D525CC"/>
    <w:rsid w:val="00D5281B"/>
    <w:rsid w:val="00D53E7A"/>
    <w:rsid w:val="00D547CA"/>
    <w:rsid w:val="00D55BF0"/>
    <w:rsid w:val="00D56D92"/>
    <w:rsid w:val="00D570B8"/>
    <w:rsid w:val="00D57238"/>
    <w:rsid w:val="00D60028"/>
    <w:rsid w:val="00D6288F"/>
    <w:rsid w:val="00D6394B"/>
    <w:rsid w:val="00D63D7F"/>
    <w:rsid w:val="00D64462"/>
    <w:rsid w:val="00D646A0"/>
    <w:rsid w:val="00D64E11"/>
    <w:rsid w:val="00D64E68"/>
    <w:rsid w:val="00D656CC"/>
    <w:rsid w:val="00D65DA8"/>
    <w:rsid w:val="00D6709F"/>
    <w:rsid w:val="00D7371D"/>
    <w:rsid w:val="00D74476"/>
    <w:rsid w:val="00D752A7"/>
    <w:rsid w:val="00D75F94"/>
    <w:rsid w:val="00D7696A"/>
    <w:rsid w:val="00D77877"/>
    <w:rsid w:val="00D77AF7"/>
    <w:rsid w:val="00D77CB7"/>
    <w:rsid w:val="00D8005E"/>
    <w:rsid w:val="00D80813"/>
    <w:rsid w:val="00D816EE"/>
    <w:rsid w:val="00D81BAE"/>
    <w:rsid w:val="00D8275E"/>
    <w:rsid w:val="00D830B8"/>
    <w:rsid w:val="00D83838"/>
    <w:rsid w:val="00D854AD"/>
    <w:rsid w:val="00D8568B"/>
    <w:rsid w:val="00D8705E"/>
    <w:rsid w:val="00D87D65"/>
    <w:rsid w:val="00D90514"/>
    <w:rsid w:val="00D907FB"/>
    <w:rsid w:val="00D90B3F"/>
    <w:rsid w:val="00D91AE8"/>
    <w:rsid w:val="00D92C19"/>
    <w:rsid w:val="00D93919"/>
    <w:rsid w:val="00D93EC0"/>
    <w:rsid w:val="00D940D0"/>
    <w:rsid w:val="00D9474C"/>
    <w:rsid w:val="00D95DE0"/>
    <w:rsid w:val="00D96A39"/>
    <w:rsid w:val="00D96C88"/>
    <w:rsid w:val="00DA0EBF"/>
    <w:rsid w:val="00DA15B1"/>
    <w:rsid w:val="00DA1DEC"/>
    <w:rsid w:val="00DA2B97"/>
    <w:rsid w:val="00DA35DA"/>
    <w:rsid w:val="00DA38AD"/>
    <w:rsid w:val="00DA3A52"/>
    <w:rsid w:val="00DA3C62"/>
    <w:rsid w:val="00DA40CB"/>
    <w:rsid w:val="00DA40D6"/>
    <w:rsid w:val="00DA422B"/>
    <w:rsid w:val="00DA4AFB"/>
    <w:rsid w:val="00DA53A5"/>
    <w:rsid w:val="00DA5867"/>
    <w:rsid w:val="00DA5971"/>
    <w:rsid w:val="00DA5C44"/>
    <w:rsid w:val="00DA7190"/>
    <w:rsid w:val="00DA7451"/>
    <w:rsid w:val="00DB2831"/>
    <w:rsid w:val="00DB2BFE"/>
    <w:rsid w:val="00DB2DDE"/>
    <w:rsid w:val="00DB3107"/>
    <w:rsid w:val="00DB3633"/>
    <w:rsid w:val="00DB5C9B"/>
    <w:rsid w:val="00DB681A"/>
    <w:rsid w:val="00DB7518"/>
    <w:rsid w:val="00DB756E"/>
    <w:rsid w:val="00DB798C"/>
    <w:rsid w:val="00DB79E4"/>
    <w:rsid w:val="00DC0072"/>
    <w:rsid w:val="00DC01C2"/>
    <w:rsid w:val="00DC0F4C"/>
    <w:rsid w:val="00DC1F61"/>
    <w:rsid w:val="00DC1FD0"/>
    <w:rsid w:val="00DC213C"/>
    <w:rsid w:val="00DC3594"/>
    <w:rsid w:val="00DC3856"/>
    <w:rsid w:val="00DC3BB2"/>
    <w:rsid w:val="00DC47BA"/>
    <w:rsid w:val="00DC4864"/>
    <w:rsid w:val="00DC4C00"/>
    <w:rsid w:val="00DC51C6"/>
    <w:rsid w:val="00DC53C6"/>
    <w:rsid w:val="00DC62CC"/>
    <w:rsid w:val="00DC6342"/>
    <w:rsid w:val="00DC637D"/>
    <w:rsid w:val="00DC6772"/>
    <w:rsid w:val="00DC6904"/>
    <w:rsid w:val="00DD0034"/>
    <w:rsid w:val="00DD1D17"/>
    <w:rsid w:val="00DD1D4C"/>
    <w:rsid w:val="00DD23AF"/>
    <w:rsid w:val="00DD2C38"/>
    <w:rsid w:val="00DD2FC8"/>
    <w:rsid w:val="00DD3401"/>
    <w:rsid w:val="00DD34A7"/>
    <w:rsid w:val="00DD4619"/>
    <w:rsid w:val="00DD54DD"/>
    <w:rsid w:val="00DD697A"/>
    <w:rsid w:val="00DE16C0"/>
    <w:rsid w:val="00DE1E41"/>
    <w:rsid w:val="00DE1F8E"/>
    <w:rsid w:val="00DE289F"/>
    <w:rsid w:val="00DE38BD"/>
    <w:rsid w:val="00DE41A7"/>
    <w:rsid w:val="00DE49D4"/>
    <w:rsid w:val="00DE4CA3"/>
    <w:rsid w:val="00DE590B"/>
    <w:rsid w:val="00DE5FC1"/>
    <w:rsid w:val="00DE6F06"/>
    <w:rsid w:val="00DF0122"/>
    <w:rsid w:val="00DF06D9"/>
    <w:rsid w:val="00DF1B3F"/>
    <w:rsid w:val="00DF263D"/>
    <w:rsid w:val="00DF2EE9"/>
    <w:rsid w:val="00DF2FDC"/>
    <w:rsid w:val="00DF5794"/>
    <w:rsid w:val="00DF5B93"/>
    <w:rsid w:val="00DF6778"/>
    <w:rsid w:val="00DF6A73"/>
    <w:rsid w:val="00E003E6"/>
    <w:rsid w:val="00E0052F"/>
    <w:rsid w:val="00E01118"/>
    <w:rsid w:val="00E0172C"/>
    <w:rsid w:val="00E0208C"/>
    <w:rsid w:val="00E02093"/>
    <w:rsid w:val="00E02828"/>
    <w:rsid w:val="00E03FF5"/>
    <w:rsid w:val="00E043B9"/>
    <w:rsid w:val="00E0442A"/>
    <w:rsid w:val="00E04620"/>
    <w:rsid w:val="00E062C1"/>
    <w:rsid w:val="00E06E8B"/>
    <w:rsid w:val="00E0712C"/>
    <w:rsid w:val="00E07A38"/>
    <w:rsid w:val="00E104EE"/>
    <w:rsid w:val="00E1067D"/>
    <w:rsid w:val="00E10E26"/>
    <w:rsid w:val="00E11439"/>
    <w:rsid w:val="00E11B3C"/>
    <w:rsid w:val="00E11FE3"/>
    <w:rsid w:val="00E123B0"/>
    <w:rsid w:val="00E13B89"/>
    <w:rsid w:val="00E14646"/>
    <w:rsid w:val="00E15622"/>
    <w:rsid w:val="00E15DF4"/>
    <w:rsid w:val="00E163F7"/>
    <w:rsid w:val="00E1730E"/>
    <w:rsid w:val="00E1758A"/>
    <w:rsid w:val="00E17B2C"/>
    <w:rsid w:val="00E17B98"/>
    <w:rsid w:val="00E17CFC"/>
    <w:rsid w:val="00E2039E"/>
    <w:rsid w:val="00E203F4"/>
    <w:rsid w:val="00E225C2"/>
    <w:rsid w:val="00E22E09"/>
    <w:rsid w:val="00E23538"/>
    <w:rsid w:val="00E2394A"/>
    <w:rsid w:val="00E257C2"/>
    <w:rsid w:val="00E25B2A"/>
    <w:rsid w:val="00E265C4"/>
    <w:rsid w:val="00E272B0"/>
    <w:rsid w:val="00E30F04"/>
    <w:rsid w:val="00E319CC"/>
    <w:rsid w:val="00E31A2B"/>
    <w:rsid w:val="00E31DFE"/>
    <w:rsid w:val="00E322C2"/>
    <w:rsid w:val="00E3298A"/>
    <w:rsid w:val="00E32C12"/>
    <w:rsid w:val="00E340BE"/>
    <w:rsid w:val="00E34FBA"/>
    <w:rsid w:val="00E370C3"/>
    <w:rsid w:val="00E3730D"/>
    <w:rsid w:val="00E37320"/>
    <w:rsid w:val="00E3764A"/>
    <w:rsid w:val="00E402D7"/>
    <w:rsid w:val="00E40CBC"/>
    <w:rsid w:val="00E412F1"/>
    <w:rsid w:val="00E417B0"/>
    <w:rsid w:val="00E42AF0"/>
    <w:rsid w:val="00E430E3"/>
    <w:rsid w:val="00E4344B"/>
    <w:rsid w:val="00E44222"/>
    <w:rsid w:val="00E44434"/>
    <w:rsid w:val="00E44C12"/>
    <w:rsid w:val="00E44C2D"/>
    <w:rsid w:val="00E45AE0"/>
    <w:rsid w:val="00E45DC4"/>
    <w:rsid w:val="00E47EFE"/>
    <w:rsid w:val="00E500D1"/>
    <w:rsid w:val="00E504E8"/>
    <w:rsid w:val="00E5153A"/>
    <w:rsid w:val="00E515FA"/>
    <w:rsid w:val="00E53D0E"/>
    <w:rsid w:val="00E54190"/>
    <w:rsid w:val="00E5527D"/>
    <w:rsid w:val="00E5562F"/>
    <w:rsid w:val="00E556E0"/>
    <w:rsid w:val="00E55C84"/>
    <w:rsid w:val="00E5656E"/>
    <w:rsid w:val="00E56D6A"/>
    <w:rsid w:val="00E57BA7"/>
    <w:rsid w:val="00E60D6C"/>
    <w:rsid w:val="00E6150C"/>
    <w:rsid w:val="00E620B3"/>
    <w:rsid w:val="00E62193"/>
    <w:rsid w:val="00E62591"/>
    <w:rsid w:val="00E62768"/>
    <w:rsid w:val="00E634FD"/>
    <w:rsid w:val="00E63CA7"/>
    <w:rsid w:val="00E6438F"/>
    <w:rsid w:val="00E64C1F"/>
    <w:rsid w:val="00E66597"/>
    <w:rsid w:val="00E67C2C"/>
    <w:rsid w:val="00E71837"/>
    <w:rsid w:val="00E72163"/>
    <w:rsid w:val="00E7266B"/>
    <w:rsid w:val="00E73706"/>
    <w:rsid w:val="00E7391A"/>
    <w:rsid w:val="00E740BC"/>
    <w:rsid w:val="00E740E7"/>
    <w:rsid w:val="00E74263"/>
    <w:rsid w:val="00E74515"/>
    <w:rsid w:val="00E74802"/>
    <w:rsid w:val="00E749AC"/>
    <w:rsid w:val="00E74ACD"/>
    <w:rsid w:val="00E76603"/>
    <w:rsid w:val="00E7661F"/>
    <w:rsid w:val="00E77921"/>
    <w:rsid w:val="00E80BD7"/>
    <w:rsid w:val="00E80FFF"/>
    <w:rsid w:val="00E83FD0"/>
    <w:rsid w:val="00E8424D"/>
    <w:rsid w:val="00E856D5"/>
    <w:rsid w:val="00E86BD3"/>
    <w:rsid w:val="00E86DC2"/>
    <w:rsid w:val="00E8727E"/>
    <w:rsid w:val="00E91871"/>
    <w:rsid w:val="00E934A0"/>
    <w:rsid w:val="00E936E1"/>
    <w:rsid w:val="00E939C9"/>
    <w:rsid w:val="00E95BCC"/>
    <w:rsid w:val="00E95F27"/>
    <w:rsid w:val="00EA01A3"/>
    <w:rsid w:val="00EA03E4"/>
    <w:rsid w:val="00EA0BA7"/>
    <w:rsid w:val="00EA2B28"/>
    <w:rsid w:val="00EA4B2D"/>
    <w:rsid w:val="00EA51FF"/>
    <w:rsid w:val="00EA6A61"/>
    <w:rsid w:val="00EA7F4B"/>
    <w:rsid w:val="00EB0B11"/>
    <w:rsid w:val="00EB0CD4"/>
    <w:rsid w:val="00EB0E2D"/>
    <w:rsid w:val="00EB123D"/>
    <w:rsid w:val="00EB146B"/>
    <w:rsid w:val="00EB1DC5"/>
    <w:rsid w:val="00EB2B41"/>
    <w:rsid w:val="00EB456D"/>
    <w:rsid w:val="00EB53A6"/>
    <w:rsid w:val="00EB5B75"/>
    <w:rsid w:val="00EB6762"/>
    <w:rsid w:val="00EB67C8"/>
    <w:rsid w:val="00EB6FB1"/>
    <w:rsid w:val="00EC0127"/>
    <w:rsid w:val="00EC1370"/>
    <w:rsid w:val="00EC4592"/>
    <w:rsid w:val="00EC4BB6"/>
    <w:rsid w:val="00EC5063"/>
    <w:rsid w:val="00EC73A1"/>
    <w:rsid w:val="00EC74C2"/>
    <w:rsid w:val="00EC7676"/>
    <w:rsid w:val="00ED05E6"/>
    <w:rsid w:val="00ED1D0F"/>
    <w:rsid w:val="00ED2561"/>
    <w:rsid w:val="00ED2B03"/>
    <w:rsid w:val="00ED2FD5"/>
    <w:rsid w:val="00ED30A0"/>
    <w:rsid w:val="00ED42B8"/>
    <w:rsid w:val="00ED6213"/>
    <w:rsid w:val="00ED7C78"/>
    <w:rsid w:val="00EE200F"/>
    <w:rsid w:val="00EE3B16"/>
    <w:rsid w:val="00EE4682"/>
    <w:rsid w:val="00EE4A49"/>
    <w:rsid w:val="00EE52EF"/>
    <w:rsid w:val="00EE56FA"/>
    <w:rsid w:val="00EE5FC7"/>
    <w:rsid w:val="00EE605B"/>
    <w:rsid w:val="00EE699E"/>
    <w:rsid w:val="00EE6F4B"/>
    <w:rsid w:val="00EE7004"/>
    <w:rsid w:val="00EE756E"/>
    <w:rsid w:val="00EF062E"/>
    <w:rsid w:val="00EF2E48"/>
    <w:rsid w:val="00EF3F07"/>
    <w:rsid w:val="00EF42D5"/>
    <w:rsid w:val="00EF572B"/>
    <w:rsid w:val="00EF6A4B"/>
    <w:rsid w:val="00EF7CDA"/>
    <w:rsid w:val="00F00296"/>
    <w:rsid w:val="00F0051C"/>
    <w:rsid w:val="00F01259"/>
    <w:rsid w:val="00F017CC"/>
    <w:rsid w:val="00F0294A"/>
    <w:rsid w:val="00F04235"/>
    <w:rsid w:val="00F04CF2"/>
    <w:rsid w:val="00F0527E"/>
    <w:rsid w:val="00F05799"/>
    <w:rsid w:val="00F05D47"/>
    <w:rsid w:val="00F05DAB"/>
    <w:rsid w:val="00F05E1B"/>
    <w:rsid w:val="00F05E9E"/>
    <w:rsid w:val="00F0791D"/>
    <w:rsid w:val="00F07A21"/>
    <w:rsid w:val="00F1034A"/>
    <w:rsid w:val="00F10F5B"/>
    <w:rsid w:val="00F119F7"/>
    <w:rsid w:val="00F121FF"/>
    <w:rsid w:val="00F1295B"/>
    <w:rsid w:val="00F12C3D"/>
    <w:rsid w:val="00F13C79"/>
    <w:rsid w:val="00F13DBC"/>
    <w:rsid w:val="00F13DD8"/>
    <w:rsid w:val="00F1478D"/>
    <w:rsid w:val="00F14BEF"/>
    <w:rsid w:val="00F151B2"/>
    <w:rsid w:val="00F1552A"/>
    <w:rsid w:val="00F15613"/>
    <w:rsid w:val="00F16904"/>
    <w:rsid w:val="00F16B14"/>
    <w:rsid w:val="00F17036"/>
    <w:rsid w:val="00F21180"/>
    <w:rsid w:val="00F214DE"/>
    <w:rsid w:val="00F21CDE"/>
    <w:rsid w:val="00F21DED"/>
    <w:rsid w:val="00F227B3"/>
    <w:rsid w:val="00F2295D"/>
    <w:rsid w:val="00F22A4F"/>
    <w:rsid w:val="00F22FC0"/>
    <w:rsid w:val="00F232BF"/>
    <w:rsid w:val="00F23A58"/>
    <w:rsid w:val="00F24BCD"/>
    <w:rsid w:val="00F254D0"/>
    <w:rsid w:val="00F25C76"/>
    <w:rsid w:val="00F262C2"/>
    <w:rsid w:val="00F2637E"/>
    <w:rsid w:val="00F267D3"/>
    <w:rsid w:val="00F27F4A"/>
    <w:rsid w:val="00F314E8"/>
    <w:rsid w:val="00F32672"/>
    <w:rsid w:val="00F32AF9"/>
    <w:rsid w:val="00F363FA"/>
    <w:rsid w:val="00F369F1"/>
    <w:rsid w:val="00F3712A"/>
    <w:rsid w:val="00F4059E"/>
    <w:rsid w:val="00F405E7"/>
    <w:rsid w:val="00F406CD"/>
    <w:rsid w:val="00F4131C"/>
    <w:rsid w:val="00F41CA0"/>
    <w:rsid w:val="00F4218B"/>
    <w:rsid w:val="00F421F8"/>
    <w:rsid w:val="00F42A43"/>
    <w:rsid w:val="00F43272"/>
    <w:rsid w:val="00F4378C"/>
    <w:rsid w:val="00F43B4C"/>
    <w:rsid w:val="00F43C8E"/>
    <w:rsid w:val="00F444CB"/>
    <w:rsid w:val="00F44BF7"/>
    <w:rsid w:val="00F44CED"/>
    <w:rsid w:val="00F44FF8"/>
    <w:rsid w:val="00F45339"/>
    <w:rsid w:val="00F46133"/>
    <w:rsid w:val="00F461CC"/>
    <w:rsid w:val="00F464A3"/>
    <w:rsid w:val="00F468E0"/>
    <w:rsid w:val="00F46CCE"/>
    <w:rsid w:val="00F50FBF"/>
    <w:rsid w:val="00F50FE4"/>
    <w:rsid w:val="00F514D3"/>
    <w:rsid w:val="00F53D74"/>
    <w:rsid w:val="00F54593"/>
    <w:rsid w:val="00F56C4F"/>
    <w:rsid w:val="00F56EAC"/>
    <w:rsid w:val="00F604AB"/>
    <w:rsid w:val="00F609DC"/>
    <w:rsid w:val="00F61329"/>
    <w:rsid w:val="00F62FDE"/>
    <w:rsid w:val="00F63347"/>
    <w:rsid w:val="00F633C4"/>
    <w:rsid w:val="00F63414"/>
    <w:rsid w:val="00F64C4D"/>
    <w:rsid w:val="00F65E51"/>
    <w:rsid w:val="00F664F8"/>
    <w:rsid w:val="00F66AB8"/>
    <w:rsid w:val="00F67D69"/>
    <w:rsid w:val="00F70804"/>
    <w:rsid w:val="00F72105"/>
    <w:rsid w:val="00F72D22"/>
    <w:rsid w:val="00F73639"/>
    <w:rsid w:val="00F74DF5"/>
    <w:rsid w:val="00F7501C"/>
    <w:rsid w:val="00F75AF1"/>
    <w:rsid w:val="00F75CC1"/>
    <w:rsid w:val="00F76807"/>
    <w:rsid w:val="00F7744E"/>
    <w:rsid w:val="00F81234"/>
    <w:rsid w:val="00F81726"/>
    <w:rsid w:val="00F837FC"/>
    <w:rsid w:val="00F83AB3"/>
    <w:rsid w:val="00F84FE1"/>
    <w:rsid w:val="00F85004"/>
    <w:rsid w:val="00F8548D"/>
    <w:rsid w:val="00F859CE"/>
    <w:rsid w:val="00F87812"/>
    <w:rsid w:val="00F8794E"/>
    <w:rsid w:val="00F87F0F"/>
    <w:rsid w:val="00F87F1E"/>
    <w:rsid w:val="00F87F20"/>
    <w:rsid w:val="00F92108"/>
    <w:rsid w:val="00F926AD"/>
    <w:rsid w:val="00F926D7"/>
    <w:rsid w:val="00F932FD"/>
    <w:rsid w:val="00F9343B"/>
    <w:rsid w:val="00F93BE1"/>
    <w:rsid w:val="00F94A51"/>
    <w:rsid w:val="00F9641E"/>
    <w:rsid w:val="00F97A69"/>
    <w:rsid w:val="00FA0021"/>
    <w:rsid w:val="00FA0177"/>
    <w:rsid w:val="00FA10C2"/>
    <w:rsid w:val="00FA18D5"/>
    <w:rsid w:val="00FA1A98"/>
    <w:rsid w:val="00FA1B00"/>
    <w:rsid w:val="00FA1F7B"/>
    <w:rsid w:val="00FA21B4"/>
    <w:rsid w:val="00FA3C8D"/>
    <w:rsid w:val="00FA3FEA"/>
    <w:rsid w:val="00FA4E80"/>
    <w:rsid w:val="00FA5ACE"/>
    <w:rsid w:val="00FA5E65"/>
    <w:rsid w:val="00FA6FD5"/>
    <w:rsid w:val="00FA6FDF"/>
    <w:rsid w:val="00FB003E"/>
    <w:rsid w:val="00FB05F2"/>
    <w:rsid w:val="00FB2DCC"/>
    <w:rsid w:val="00FB3193"/>
    <w:rsid w:val="00FB3E51"/>
    <w:rsid w:val="00FB4986"/>
    <w:rsid w:val="00FB7146"/>
    <w:rsid w:val="00FB7156"/>
    <w:rsid w:val="00FB7616"/>
    <w:rsid w:val="00FB7D6D"/>
    <w:rsid w:val="00FB7F2A"/>
    <w:rsid w:val="00FB7F97"/>
    <w:rsid w:val="00FC03DE"/>
    <w:rsid w:val="00FC0C94"/>
    <w:rsid w:val="00FC5518"/>
    <w:rsid w:val="00FC7F8E"/>
    <w:rsid w:val="00FD236D"/>
    <w:rsid w:val="00FD3F0F"/>
    <w:rsid w:val="00FD440C"/>
    <w:rsid w:val="00FD6CB4"/>
    <w:rsid w:val="00FD74D4"/>
    <w:rsid w:val="00FD7FF2"/>
    <w:rsid w:val="00FE05DC"/>
    <w:rsid w:val="00FE095E"/>
    <w:rsid w:val="00FE1172"/>
    <w:rsid w:val="00FE1382"/>
    <w:rsid w:val="00FE3743"/>
    <w:rsid w:val="00FE446E"/>
    <w:rsid w:val="00FE490F"/>
    <w:rsid w:val="00FE4CF1"/>
    <w:rsid w:val="00FE51BE"/>
    <w:rsid w:val="00FE6241"/>
    <w:rsid w:val="00FE78D4"/>
    <w:rsid w:val="00FF04E8"/>
    <w:rsid w:val="00FF0CEB"/>
    <w:rsid w:val="00FF111B"/>
    <w:rsid w:val="00FF1E2C"/>
    <w:rsid w:val="00FF6363"/>
    <w:rsid w:val="00FF63E1"/>
    <w:rsid w:val="00FF6765"/>
    <w:rsid w:val="00FF691B"/>
    <w:rsid w:val="00FF6ACD"/>
    <w:rsid w:val="00FF7F9A"/>
    <w:rsid w:val="10517CB1"/>
    <w:rsid w:val="7026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2A31C1"/>
  <w15:docId w15:val="{E162A83B-31D7-9247-A47A-EF05B2E72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F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3D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96B56"/>
  </w:style>
  <w:style w:type="paragraph" w:styleId="Footer">
    <w:name w:val="footer"/>
    <w:basedOn w:val="Normal"/>
    <w:link w:val="Foot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96B56"/>
  </w:style>
  <w:style w:type="paragraph" w:styleId="BalloonText">
    <w:name w:val="Balloon Text"/>
    <w:basedOn w:val="Normal"/>
    <w:link w:val="BalloonTextChar"/>
    <w:uiPriority w:val="99"/>
    <w:semiHidden/>
    <w:unhideWhenUsed/>
    <w:rsid w:val="00B96B5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B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5D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628B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B628BF"/>
    <w:pPr>
      <w:spacing w:after="200"/>
    </w:pPr>
    <w:rPr>
      <w:rFonts w:asciiTheme="minorHAnsi" w:eastAsiaTheme="minorHAnsi" w:hAnsiTheme="minorHAnsi" w:cstheme="minorBidi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628BF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28B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28B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C3B72"/>
    <w:pPr>
      <w:spacing w:after="0" w:line="240" w:lineRule="auto"/>
    </w:pPr>
  </w:style>
  <w:style w:type="character" w:customStyle="1" w:styleId="CommentTextChar1">
    <w:name w:val="Comment Text Char1"/>
    <w:basedOn w:val="DefaultParagraphFont"/>
    <w:uiPriority w:val="99"/>
    <w:semiHidden/>
    <w:rsid w:val="00FB05F2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E5153A"/>
  </w:style>
  <w:style w:type="paragraph" w:customStyle="1" w:styleId="Default">
    <w:name w:val="Default"/>
    <w:rsid w:val="006E45C7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42A43"/>
    <w:rPr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1C1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rsid w:val="00C931DC"/>
    <w:rPr>
      <w:color w:val="605E5C"/>
      <w:shd w:val="clear" w:color="auto" w:fill="E1DFDD"/>
    </w:rPr>
  </w:style>
  <w:style w:type="character" w:styleId="FootnoteReference">
    <w:name w:val="footnote reference"/>
    <w:basedOn w:val="DefaultParagraphFont"/>
    <w:uiPriority w:val="99"/>
    <w:semiHidden/>
    <w:unhideWhenUsed/>
    <w:rsid w:val="00C931DC"/>
  </w:style>
  <w:style w:type="character" w:customStyle="1" w:styleId="apple-converted-space">
    <w:name w:val="apple-converted-space"/>
    <w:basedOn w:val="DefaultParagraphFont"/>
    <w:rsid w:val="00C931DC"/>
  </w:style>
  <w:style w:type="paragraph" w:styleId="FootnoteText">
    <w:name w:val="footnote text"/>
    <w:basedOn w:val="Normal"/>
    <w:link w:val="FootnoteTextChar"/>
    <w:uiPriority w:val="99"/>
    <w:unhideWhenUsed/>
    <w:rsid w:val="007C00B6"/>
    <w:pPr>
      <w:spacing w:before="100" w:beforeAutospacing="1" w:after="100" w:afterAutospacing="1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7C00B6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45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3A83"/>
    <w:rPr>
      <w:color w:val="800080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970233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PlainText">
    <w:name w:val="Plain Text"/>
    <w:basedOn w:val="Normal"/>
    <w:link w:val="PlainTextChar"/>
    <w:uiPriority w:val="99"/>
    <w:unhideWhenUsed/>
    <w:rsid w:val="00EF7CDA"/>
    <w:rPr>
      <w:rFonts w:ascii="Calibri" w:hAnsi="Calibri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uiPriority w:val="99"/>
    <w:rsid w:val="00EF7CDA"/>
    <w:rPr>
      <w:rFonts w:ascii="Calibri" w:eastAsia="Times New Roman" w:hAnsi="Calibri" w:cs="Times New Roman"/>
      <w:sz w:val="24"/>
      <w:szCs w:val="21"/>
      <w:lang w:eastAsia="zh-C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5255F0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255111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F27A6"/>
    <w:rPr>
      <w:color w:val="605E5C"/>
      <w:shd w:val="clear" w:color="auto" w:fill="E1DFDD"/>
    </w:rPr>
  </w:style>
  <w:style w:type="table" w:customStyle="1" w:styleId="TableGrid2">
    <w:name w:val="Table Grid2"/>
    <w:basedOn w:val="TableNormal"/>
    <w:next w:val="TableGrid"/>
    <w:uiPriority w:val="59"/>
    <w:rsid w:val="00A55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F16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895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D8005E"/>
    <w:pPr>
      <w:spacing w:before="200" w:after="120" w:line="276" w:lineRule="auto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8005E"/>
    <w:rPr>
      <w:rFonts w:eastAsiaTheme="minorEastAsia"/>
      <w:sz w:val="20"/>
      <w:szCs w:val="20"/>
    </w:rPr>
  </w:style>
  <w:style w:type="paragraph" w:customStyle="1" w:styleId="Compact">
    <w:name w:val="Compact"/>
    <w:basedOn w:val="BodyText"/>
    <w:qFormat/>
    <w:rsid w:val="00D8005E"/>
    <w:pPr>
      <w:spacing w:before="36" w:after="36"/>
    </w:pPr>
    <w:rPr>
      <w:rFonts w:eastAsia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D43C0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43C0A"/>
    <w:rPr>
      <w:b/>
      <w:bCs/>
    </w:rPr>
  </w:style>
  <w:style w:type="character" w:styleId="Emphasis">
    <w:name w:val="Emphasis"/>
    <w:basedOn w:val="DefaultParagraphFont"/>
    <w:uiPriority w:val="20"/>
    <w:qFormat/>
    <w:rsid w:val="00D43C0A"/>
    <w:rPr>
      <w:i/>
      <w:iCs/>
    </w:rPr>
  </w:style>
  <w:style w:type="table" w:customStyle="1" w:styleId="TableGrid9">
    <w:name w:val="Table Grid9"/>
    <w:basedOn w:val="TableNormal"/>
    <w:next w:val="TableGrid"/>
    <w:uiPriority w:val="39"/>
    <w:rsid w:val="00F46C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CP@Liverpool.ac.uk?subject=[ISARIC%20WHO%20CCP%20(UK)%20Site%20Code%20Request]" TargetMode="External"/><Relationship Id="rId18" Type="http://schemas.openxmlformats.org/officeDocument/2006/relationships/hyperlink" Target="mailto:CCP@liv.ac.uk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mailto:CCP.REDCap@liverpool.ac.uk" TargetMode="External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hyperlink" Target="mailto:CCP.REDCap@liverpool.ac.uk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lyndsey.castle@ndm.ox.ac.uk" TargetMode="Externa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3.tif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ncov.medsci.ox.ac.uk/" TargetMode="External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620B79B0EB82469E4472B9A863EB0B" ma:contentTypeVersion="4" ma:contentTypeDescription="Create a new document." ma:contentTypeScope="" ma:versionID="76b5b81c7762814d6b5cbb3607053bd3">
  <xsd:schema xmlns:xsd="http://www.w3.org/2001/XMLSchema" xmlns:xs="http://www.w3.org/2001/XMLSchema" xmlns:p="http://schemas.microsoft.com/office/2006/metadata/properties" xmlns:ns2="02f2d70d-3031-4000-ac97-b7bc9f05e3e3" targetNamespace="http://schemas.microsoft.com/office/2006/metadata/properties" ma:root="true" ma:fieldsID="d0d8a235eff1ffc3651a6d2d0ffa4769" ns2:_="">
    <xsd:import namespace="02f2d70d-3031-4000-ac97-b7bc9f05e3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f2d70d-3031-4000-ac97-b7bc9f05e3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F5F28D-692D-49CF-9452-CE5E3AF911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f2d70d-3031-4000-ac97-b7bc9f05e3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C8A1D3-AFE6-4937-838A-B19F2FE85E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B5F44F-7404-48D1-9A6B-E27A5EA6140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DFD672-8A7B-4818-B105-65A6D5A9AB8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5562</Words>
  <Characters>31706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ISARIC</Company>
  <LinksUpToDate>false</LinksUpToDate>
  <CharactersWithSpaces>37194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Dunning &amp; Calum Semple</dc:creator>
  <cp:keywords/>
  <dc:description/>
  <cp:lastModifiedBy>Clark Russell</cp:lastModifiedBy>
  <cp:revision>4</cp:revision>
  <cp:lastPrinted>2020-07-06T13:43:00Z</cp:lastPrinted>
  <dcterms:created xsi:type="dcterms:W3CDTF">2021-05-06T12:54:00Z</dcterms:created>
  <dcterms:modified xsi:type="dcterms:W3CDTF">2021-09-07T09:25:00Z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0x010100C4620B79B0EB82469E4472B9A863EB0B</vt:lpwstr>
  </property>
</Properties>
</file>